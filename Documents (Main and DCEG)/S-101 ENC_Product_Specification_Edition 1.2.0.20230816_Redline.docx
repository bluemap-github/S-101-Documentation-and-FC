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C42849" w:rsidRPr="00A275C8" w:rsidRDefault="00C42849"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C42849" w:rsidRPr="002B2AC3" w:rsidRDefault="00C4284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C42849" w:rsidRPr="002B2AC3" w:rsidRDefault="00C4284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C42849" w:rsidRDefault="00C42849"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50412CE2"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6F63AAF2"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5DA205BE" w14:textId="47484C65" w:rsidR="00C42849" w:rsidRPr="00FD27EE" w:rsidRDefault="00C4284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w:t>
                              </w:r>
                              <w:del w:id="0" w:author="Teh Stand" w:date="2023-04-27T15:35:00Z">
                                <w:r w:rsidDel="00EB3C7B">
                                  <w:rPr>
                                    <w:rFonts w:ascii="Arial" w:hAnsi="Arial" w:cs="HelveticaNeueLT Std Med"/>
                                    <w:b/>
                                    <w:color w:val="00004C"/>
                                    <w:sz w:val="28"/>
                                    <w:szCs w:val="28"/>
                                  </w:rPr>
                                  <w:delText>20230425</w:delText>
                                </w:r>
                                <w:r w:rsidRPr="00194C42" w:rsidDel="00EB3C7B">
                                  <w:rPr>
                                    <w:rFonts w:ascii="Arial" w:hAnsi="Arial" w:cs="HelveticaNeueLT Std Med"/>
                                    <w:b/>
                                    <w:color w:val="00004C"/>
                                    <w:sz w:val="28"/>
                                    <w:szCs w:val="28"/>
                                  </w:rPr>
                                  <w:delText xml:space="preserve"> </w:delText>
                                </w:r>
                              </w:del>
                              <w:ins w:id="1" w:author="Teh Stand" w:date="2023-04-27T15:35:00Z">
                                <w:r>
                                  <w:rPr>
                                    <w:rFonts w:ascii="Arial" w:hAnsi="Arial" w:cs="HelveticaNeueLT Std Med"/>
                                    <w:b/>
                                    <w:color w:val="00004C"/>
                                    <w:sz w:val="28"/>
                                    <w:szCs w:val="28"/>
                                  </w:rPr>
                                  <w:t>20230</w:t>
                                </w:r>
                              </w:ins>
                              <w:ins w:id="2" w:author="Teh Stand" w:date="2023-08-09T14:34:00Z">
                                <w:r>
                                  <w:rPr>
                                    <w:rFonts w:ascii="Arial" w:hAnsi="Arial" w:cs="HelveticaNeueLT Std Med"/>
                                    <w:b/>
                                    <w:color w:val="00004C"/>
                                    <w:sz w:val="28"/>
                                    <w:szCs w:val="28"/>
                                  </w:rPr>
                                  <w:t>8</w:t>
                                </w:r>
                              </w:ins>
                              <w:ins w:id="3" w:author="Teh Stand" w:date="2023-08-10T11:17:00Z">
                                <w:r>
                                  <w:rPr>
                                    <w:rFonts w:ascii="Arial" w:hAnsi="Arial" w:cs="HelveticaNeueLT Std Med"/>
                                    <w:b/>
                                    <w:color w:val="00004C"/>
                                    <w:sz w:val="28"/>
                                    <w:szCs w:val="28"/>
                                  </w:rPr>
                                  <w:t>1</w:t>
                                </w:r>
                              </w:ins>
                              <w:ins w:id="4" w:author="Teh Stand" w:date="2023-08-16T09:33:00Z">
                                <w:r>
                                  <w:rPr>
                                    <w:rFonts w:ascii="Arial" w:hAnsi="Arial" w:cs="HelveticaNeueLT Std Med"/>
                                    <w:b/>
                                    <w:color w:val="00004C"/>
                                    <w:sz w:val="28"/>
                                    <w:szCs w:val="28"/>
                                  </w:rPr>
                                  <w:t>6</w:t>
                                </w:r>
                              </w:ins>
                              <w:ins w:id="5" w:author="Teh Stand" w:date="2023-04-27T15:35: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77972EB7"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7DE80CF3" w14:textId="77777777" w:rsidR="00C42849" w:rsidRPr="00FD27EE" w:rsidRDefault="00C42849"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&#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D8gA&#10;AADfAAAADwAAAGRycy9kb3ducmV2LnhtbESP0WrCQBRE34X+w3ILfRHdGNtYoqsUUSo+qLX9gEv2&#10;mgSzd5fsqvHvu0Khj8PMnGFmi8404kqtry0rGA0TEMSF1TWXCn6+14N3ED4ga2wsk4I7eVjMn3oz&#10;zLW98Rddj6EUEcI+RwVVCC6X0hcVGfRD64ijd7KtwRBlW0rd4i3CTSPTJMmkwZrjQoWOlhUV5+PF&#10;KDjs92+715VbT5r7ctvXuzF796nUy3P3MQURqAv/4b/2RitIs0mWjuHxJ3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j4PyAAAAN8AAAAPAAAAAAAAAAAAAAAAAJgCAABk&#10;cnMvZG93bnJldi54bWxQSwUGAAAAAAQABAD1AAAAjQMAAAAA&#10;" fillcolor="#f1eaca" stroked="f" strokeweight=".5pt">
                  <v:textbox style="mso-fit-shape-to-text:t" inset="5mm,8mm,5mm,8mm">
                    <w:txbxContent>
                      <w:p w14:paraId="1ED56BED" w14:textId="670E3822" w:rsidR="00C42849" w:rsidRPr="00A275C8" w:rsidRDefault="00C42849"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qMnEAAAA3wAAAA8AAABkcnMvZG93bnJldi54bWxEj8FqwzAQRO+F/IPYQG+1bJM6xY0SgqHQ&#10;a+1+wGJtbCfWyliK4vx9VQjkOMzMG2Z3WMwoAs1usKwgS1IQxK3VA3cKfpuvtw8QziNrHC2Tgjs5&#10;OOxXLzsstb3xD4XadyJC2JWooPd+KqV0bU8GXWIn4uid7GzQRzl3Us94i3AzyjxNC2lw4LjQ40RV&#10;T+2lvhoF502mT1NeZUsI9XvThLup2lqp1/Vy/AThafHP8KP9rRXkxbbIN/D/J34B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SqMnEAAAA3wAAAA8AAAAAAAAAAAAAAAAA&#10;nwIAAGRycy9kb3ducmV2LnhtbFBLBQYAAAAABAAEAPcAAACQAwAAAAA=&#10;">
                  <v:imagedata r:id="rId15"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91XFAAAA3wAAAA8AAABkcnMvZG93bnJldi54bWxEj0FrwkAUhO8F/8PyBG91k4BRUlcpgtGD&#10;l9ri+ZF9zYZm34bsmqT/visIPQ4z8w2z3U+2FQP1vnGsIF0mIIgrpxuuFXx9Hl83IHxA1tg6JgW/&#10;5GG/m71ssdBu5A8arqEWEcK+QAUmhK6Q0leGLPql64ij9+16iyHKvpa6xzHCbSuzJMmlxYbjgsGO&#10;Doaqn+vdKijzyy09pPY4lifjXJUNTbmWSi3m0/sbiEBT+A8/22etIMvXebaCx5/4BeTu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EPdVxQAAAN8AAAAPAAAAAAAAAAAAAAAA&#10;AJ8CAABkcnMvZG93bnJldi54bWxQSwUGAAAAAAQABAD3AAAAkQMAAAAA&#10;">
                  <v:imagedata r:id="rId16"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jX7IAAAA3wAAAA8AAABkcnMvZG93bnJldi54bWxEj0FrwkAUhO8F/8PyhN7qpgGjRFcpoS1F&#10;7aHRg8dH9pkNZt+G7FZjf31XKPQ4zMw3zHI92FZcqPeNYwXPkwQEceV0w7WCw/7taQ7CB2SNrWNS&#10;cCMP69XoYYm5dlf+oksZahEh7HNUYELocil9Zciin7iOOHon11sMUfa11D1eI9y2Mk2STFpsOC4Y&#10;7KgwVJ3Lb6uApgfacxFeN++fPztznJZ+eyyUehwPLwsQgYbwH/5rf2gFaTbL0gzuf+IXk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xo1+yAAAAN8AAAAPAAAAAAAAAAAA&#10;AAAAAJ8CAABkcnMvZG93bnJldi54bWxQSwUGAAAAAAQABAD3AAAAlAMAAAAA&#10;">
                  <v:imagedata r:id="rId17"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HBscA&#10;AADfAAAADwAAAGRycy9kb3ducmV2LnhtbESPS2/CMBCE75X4D9YicSsOOSRVwCBAVOLIowWOS7x5&#10;iHgdxS6Ef19XQupxNDPfaGaL3jTiTp2rLSuYjCMQxLnVNZcKvo6f7x8gnEfW2FgmBU9ysJgP3maY&#10;afvgPd0PvhQBwi5DBZX3bSalyysy6Ma2JQ5eYTuDPsiulLrDR4CbRsZRlEiDNYeFCltaV5TfDj9G&#10;wSk+f183+2ZZXKKiP6c7P1kVWqnRsF9OQXjq/X/41d5qBXGSJnEKf3/C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BhwbHAAAA3wAAAA8AAAAAAAAAAAAAAAAAmAIAAGRy&#10;cy9kb3ducmV2LnhtbFBLBQYAAAAABAAEAPUAAACMAwAAAAA=&#10;" fillcolor="#00ac9e" stroked="f" strokeweight=".5pt">
                  <v:textbox inset="5mm,5mm,5mm,5mm">
                    <w:txbxContent>
                      <w:p w14:paraId="3DD11D8A"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C42849" w:rsidRPr="002B2AC3" w:rsidRDefault="00C4284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C42849" w:rsidRPr="002B2AC3" w:rsidRDefault="00C42849"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C42849" w:rsidRPr="002B2AC3" w:rsidRDefault="00C42849"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gI8YA&#10;AADfAAAADwAAAGRycy9kb3ducmV2LnhtbERPPU/DMBDdkfofrKvERp1mCG2oW1VFSAwVkpMOHY/4&#10;SELjcxSbJPDr8YDE+PS+d4fZdmKkwbeOFaxXCQjiypmWawWX8uVhA8IHZIOdY1LwTR4O+8XdDnPj&#10;JtY0FqEWMYR9jgqaEPpcSl81ZNGvXE8cuQ83WAwRDrU0A04x3HYyTZJMWmw5NjTY06mh6lZ8WQWj&#10;rou3s9fb9+tUnsvqWf98brRS98v5+AQi0Bz+xX/uV6MgzR6zNA6Of+IX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9gI8YAAADfAAAADwAAAAAAAAAAAAAAAACYAgAAZHJz&#10;L2Rvd25yZXYueG1sUEsFBgAAAAAEAAQA9QAAAIsDAAAAAA==&#10;" fillcolor="window" strokecolor="#001532" strokeweight=".5pt">
                  <v:textbox inset="10mm,10mm,10mm,10mm">
                    <w:txbxContent>
                      <w:p w14:paraId="0C4642A7" w14:textId="4E4BBDC2" w:rsidR="00C42849" w:rsidRDefault="00C42849"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50412CE2"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6F63AAF2"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5DA205BE" w14:textId="47484C65" w:rsidR="00C42849" w:rsidRPr="00FD27EE" w:rsidRDefault="00C42849"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w:t>
                        </w:r>
                        <w:del w:id="6" w:author="Teh Stand" w:date="2023-04-27T15:35:00Z">
                          <w:r w:rsidDel="00EB3C7B">
                            <w:rPr>
                              <w:rFonts w:ascii="Arial" w:hAnsi="Arial" w:cs="HelveticaNeueLT Std Med"/>
                              <w:b/>
                              <w:color w:val="00004C"/>
                              <w:sz w:val="28"/>
                              <w:szCs w:val="28"/>
                            </w:rPr>
                            <w:delText>20230425</w:delText>
                          </w:r>
                          <w:r w:rsidRPr="00194C42" w:rsidDel="00EB3C7B">
                            <w:rPr>
                              <w:rFonts w:ascii="Arial" w:hAnsi="Arial" w:cs="HelveticaNeueLT Std Med"/>
                              <w:b/>
                              <w:color w:val="00004C"/>
                              <w:sz w:val="28"/>
                              <w:szCs w:val="28"/>
                            </w:rPr>
                            <w:delText xml:space="preserve"> </w:delText>
                          </w:r>
                        </w:del>
                        <w:ins w:id="7" w:author="Teh Stand" w:date="2023-04-27T15:35:00Z">
                          <w:r>
                            <w:rPr>
                              <w:rFonts w:ascii="Arial" w:hAnsi="Arial" w:cs="HelveticaNeueLT Std Med"/>
                              <w:b/>
                              <w:color w:val="00004C"/>
                              <w:sz w:val="28"/>
                              <w:szCs w:val="28"/>
                            </w:rPr>
                            <w:t>20230</w:t>
                          </w:r>
                        </w:ins>
                        <w:ins w:id="8" w:author="Teh Stand" w:date="2023-08-09T14:34:00Z">
                          <w:r>
                            <w:rPr>
                              <w:rFonts w:ascii="Arial" w:hAnsi="Arial" w:cs="HelveticaNeueLT Std Med"/>
                              <w:b/>
                              <w:color w:val="00004C"/>
                              <w:sz w:val="28"/>
                              <w:szCs w:val="28"/>
                            </w:rPr>
                            <w:t>8</w:t>
                          </w:r>
                        </w:ins>
                        <w:ins w:id="9" w:author="Teh Stand" w:date="2023-08-10T11:17:00Z">
                          <w:r>
                            <w:rPr>
                              <w:rFonts w:ascii="Arial" w:hAnsi="Arial" w:cs="HelveticaNeueLT Std Med"/>
                              <w:b/>
                              <w:color w:val="00004C"/>
                              <w:sz w:val="28"/>
                              <w:szCs w:val="28"/>
                            </w:rPr>
                            <w:t>1</w:t>
                          </w:r>
                        </w:ins>
                        <w:ins w:id="10" w:author="Teh Stand" w:date="2023-08-16T09:33:00Z">
                          <w:r>
                            <w:rPr>
                              <w:rFonts w:ascii="Arial" w:hAnsi="Arial" w:cs="HelveticaNeueLT Std Med"/>
                              <w:b/>
                              <w:color w:val="00004C"/>
                              <w:sz w:val="28"/>
                              <w:szCs w:val="28"/>
                            </w:rPr>
                            <w:t>6</w:t>
                          </w:r>
                        </w:ins>
                        <w:ins w:id="11" w:author="Teh Stand" w:date="2023-04-27T15:35: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77972EB7" w14:textId="77777777" w:rsidR="00C42849" w:rsidRDefault="00C42849" w:rsidP="00092544">
                        <w:pPr>
                          <w:pStyle w:val="Basisalinea"/>
                          <w:suppressAutoHyphens/>
                          <w:spacing w:line="240" w:lineRule="auto"/>
                          <w:rPr>
                            <w:rFonts w:ascii="Arial" w:hAnsi="Arial" w:cs="HelveticaNeueLT Std Med"/>
                            <w:b/>
                            <w:color w:val="00004C"/>
                            <w:sz w:val="56"/>
                            <w:szCs w:val="56"/>
                          </w:rPr>
                        </w:pPr>
                      </w:p>
                      <w:p w14:paraId="7DE80CF3" w14:textId="77777777" w:rsidR="00C42849" w:rsidRPr="00FD27EE" w:rsidRDefault="00C42849"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riat (Permission No ……</w:t>
            </w:r>
            <w:proofErr w:type="gramStart"/>
            <w:r w:rsidRPr="007F6DC7">
              <w:rPr>
                <w:rFonts w:ascii="Calibri" w:hAnsi="Calibri" w:cs="Arial"/>
                <w:i/>
                <w:lang w:val="en-AU"/>
              </w:rPr>
              <w:t>./</w:t>
            </w:r>
            <w:proofErr w:type="gramEnd"/>
            <w:r w:rsidRPr="007F6DC7">
              <w:rPr>
                <w:rFonts w:ascii="Calibri" w:hAnsi="Calibri" w:cs="Arial"/>
                <w:i/>
                <w:lang w:val="en-AU"/>
              </w:rPr>
              <w:t xml:space="preserve">…)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5B9E0112" w14:textId="77777777" w:rsidR="00C42849" w:rsidRPr="00C42849" w:rsidRDefault="007653F1">
      <w:pPr>
        <w:pStyle w:val="TOC1"/>
        <w:rPr>
          <w:rFonts w:eastAsiaTheme="minorEastAsia" w:cs="Arial"/>
          <w:b w:val="0"/>
          <w:noProof/>
          <w:lang w:val="fr-FR" w:eastAsia="fr-FR"/>
        </w:rPr>
      </w:pPr>
      <w:r w:rsidRPr="00C42849">
        <w:rPr>
          <w:rFonts w:cs="Arial"/>
          <w:b w:val="0"/>
        </w:rPr>
        <w:fldChar w:fldCharType="begin"/>
      </w:r>
      <w:r w:rsidRPr="00C42849">
        <w:rPr>
          <w:rFonts w:cs="Arial"/>
          <w:b w:val="0"/>
        </w:rPr>
        <w:instrText xml:space="preserve"> TOC \o "1-3" \h \z \u </w:instrText>
      </w:r>
      <w:r w:rsidRPr="00C42849">
        <w:rPr>
          <w:rFonts w:cs="Arial"/>
          <w:b w:val="0"/>
        </w:rPr>
        <w:fldChar w:fldCharType="separate"/>
      </w:r>
      <w:hyperlink w:anchor="_Toc143082986" w:history="1">
        <w:r w:rsidR="00C42849" w:rsidRPr="00C42849">
          <w:rPr>
            <w:rStyle w:val="Hyperlink"/>
            <w:rFonts w:cs="Arial"/>
            <w:b w:val="0"/>
            <w:noProof/>
          </w:rPr>
          <w:t>Introduction</w:t>
        </w:r>
        <w:r w:rsidR="00C42849" w:rsidRPr="00C42849">
          <w:rPr>
            <w:rFonts w:cs="Arial"/>
            <w:b w:val="0"/>
            <w:noProof/>
            <w:webHidden/>
          </w:rPr>
          <w:tab/>
        </w:r>
        <w:r w:rsidR="00C42849" w:rsidRPr="00C42849">
          <w:rPr>
            <w:rFonts w:cs="Arial"/>
            <w:b w:val="0"/>
            <w:noProof/>
            <w:webHidden/>
          </w:rPr>
          <w:fldChar w:fldCharType="begin"/>
        </w:r>
        <w:r w:rsidR="00C42849" w:rsidRPr="00C42849">
          <w:rPr>
            <w:rFonts w:cs="Arial"/>
            <w:b w:val="0"/>
            <w:noProof/>
            <w:webHidden/>
          </w:rPr>
          <w:instrText xml:space="preserve"> PAGEREF _Toc143082986 \h </w:instrText>
        </w:r>
        <w:r w:rsidR="00C42849" w:rsidRPr="00C42849">
          <w:rPr>
            <w:rFonts w:cs="Arial"/>
            <w:b w:val="0"/>
            <w:noProof/>
            <w:webHidden/>
          </w:rPr>
        </w:r>
        <w:r w:rsidR="00C42849" w:rsidRPr="00C42849">
          <w:rPr>
            <w:rFonts w:cs="Arial"/>
            <w:b w:val="0"/>
            <w:noProof/>
            <w:webHidden/>
          </w:rPr>
          <w:fldChar w:fldCharType="separate"/>
        </w:r>
        <w:r w:rsidR="00C42849" w:rsidRPr="00C42849">
          <w:rPr>
            <w:rFonts w:cs="Arial"/>
            <w:b w:val="0"/>
            <w:noProof/>
            <w:webHidden/>
          </w:rPr>
          <w:t>1</w:t>
        </w:r>
        <w:r w:rsidR="00C42849" w:rsidRPr="00C42849">
          <w:rPr>
            <w:rFonts w:cs="Arial"/>
            <w:b w:val="0"/>
            <w:noProof/>
            <w:webHidden/>
          </w:rPr>
          <w:fldChar w:fldCharType="end"/>
        </w:r>
      </w:hyperlink>
    </w:p>
    <w:p w14:paraId="579BE734" w14:textId="77777777" w:rsidR="00C42849" w:rsidRPr="00C42849" w:rsidRDefault="00C42849">
      <w:pPr>
        <w:pStyle w:val="TOC1"/>
        <w:rPr>
          <w:rFonts w:eastAsiaTheme="minorEastAsia" w:cs="Arial"/>
          <w:b w:val="0"/>
          <w:noProof/>
          <w:lang w:val="fr-FR" w:eastAsia="fr-FR"/>
        </w:rPr>
      </w:pPr>
      <w:hyperlink w:anchor="_Toc143082987" w:history="1">
        <w:r w:rsidRPr="00C42849">
          <w:rPr>
            <w:rStyle w:val="Hyperlink"/>
            <w:rFonts w:cs="Arial"/>
            <w:b w:val="0"/>
            <w:noProof/>
          </w:rPr>
          <w:t>1</w:t>
        </w:r>
        <w:r w:rsidRPr="00C42849">
          <w:rPr>
            <w:rFonts w:eastAsiaTheme="minorEastAsia" w:cs="Arial"/>
            <w:b w:val="0"/>
            <w:noProof/>
            <w:lang w:val="fr-FR" w:eastAsia="fr-FR"/>
          </w:rPr>
          <w:tab/>
        </w:r>
        <w:r w:rsidRPr="00C42849">
          <w:rPr>
            <w:rStyle w:val="Hyperlink"/>
            <w:rFonts w:cs="Arial"/>
            <w:b w:val="0"/>
            <w:noProof/>
          </w:rPr>
          <w:t>Overview</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_Toc143082987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w:t>
        </w:r>
        <w:r w:rsidRPr="00C42849">
          <w:rPr>
            <w:rFonts w:cs="Arial"/>
            <w:b w:val="0"/>
            <w:noProof/>
            <w:webHidden/>
          </w:rPr>
          <w:fldChar w:fldCharType="end"/>
        </w:r>
      </w:hyperlink>
    </w:p>
    <w:p w14:paraId="1301A3AA" w14:textId="77777777" w:rsidR="00C42849" w:rsidRPr="00C42849" w:rsidRDefault="00C42849">
      <w:pPr>
        <w:pStyle w:val="TOC2"/>
        <w:rPr>
          <w:rFonts w:eastAsiaTheme="minorEastAsia" w:cs="Arial"/>
          <w:b w:val="0"/>
          <w:noProof/>
          <w:lang w:val="fr-FR" w:eastAsia="fr-FR"/>
        </w:rPr>
      </w:pPr>
      <w:hyperlink w:anchor="_Toc143082988" w:history="1">
        <w:r w:rsidRPr="00C42849">
          <w:rPr>
            <w:rStyle w:val="Hyperlink"/>
            <w:rFonts w:cs="Arial"/>
            <w:b w:val="0"/>
            <w:noProof/>
          </w:rPr>
          <w:t>1.1</w:t>
        </w:r>
        <w:r w:rsidRPr="00C42849">
          <w:rPr>
            <w:rFonts w:eastAsiaTheme="minorEastAsia" w:cs="Arial"/>
            <w:b w:val="0"/>
            <w:noProof/>
            <w:lang w:val="fr-FR" w:eastAsia="fr-FR"/>
          </w:rPr>
          <w:tab/>
        </w:r>
        <w:r w:rsidRPr="00C42849">
          <w:rPr>
            <w:rStyle w:val="Hyperlink"/>
            <w:rFonts w:cs="Arial"/>
            <w:b w:val="0"/>
            <w:noProof/>
          </w:rPr>
          <w:t>Scope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_Toc143082988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w:t>
        </w:r>
        <w:r w:rsidRPr="00C42849">
          <w:rPr>
            <w:rFonts w:cs="Arial"/>
            <w:b w:val="0"/>
            <w:noProof/>
            <w:webHidden/>
          </w:rPr>
          <w:fldChar w:fldCharType="end"/>
        </w:r>
      </w:hyperlink>
    </w:p>
    <w:p w14:paraId="40F06834" w14:textId="77777777" w:rsidR="00C42849" w:rsidRPr="00C42849" w:rsidRDefault="00C42849">
      <w:pPr>
        <w:pStyle w:val="TOC2"/>
        <w:rPr>
          <w:rFonts w:eastAsiaTheme="minorEastAsia" w:cs="Arial"/>
          <w:b w:val="0"/>
          <w:noProof/>
          <w:lang w:val="fr-FR" w:eastAsia="fr-FR"/>
        </w:rPr>
      </w:pPr>
      <w:hyperlink w:anchor="_Toc143082989" w:history="1">
        <w:r w:rsidRPr="00C42849">
          <w:rPr>
            <w:rStyle w:val="Hyperlink"/>
            <w:rFonts w:cs="Arial"/>
            <w:b w:val="0"/>
            <w:noProof/>
            <w:lang w:eastAsia="en-GB"/>
          </w:rPr>
          <w:t>1.2</w:t>
        </w:r>
        <w:r w:rsidRPr="00C42849">
          <w:rPr>
            <w:rFonts w:eastAsiaTheme="minorEastAsia" w:cs="Arial"/>
            <w:b w:val="0"/>
            <w:noProof/>
            <w:lang w:val="fr-FR" w:eastAsia="fr-FR"/>
          </w:rPr>
          <w:tab/>
        </w:r>
        <w:r w:rsidRPr="00C42849">
          <w:rPr>
            <w:rStyle w:val="Hyperlink"/>
            <w:rFonts w:cs="Arial"/>
            <w:b w:val="0"/>
            <w:noProof/>
            <w:lang w:eastAsia="en-GB"/>
          </w:rPr>
          <w:t>References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_Toc143082989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w:t>
        </w:r>
        <w:r w:rsidRPr="00C42849">
          <w:rPr>
            <w:rFonts w:cs="Arial"/>
            <w:b w:val="0"/>
            <w:noProof/>
            <w:webHidden/>
          </w:rPr>
          <w:fldChar w:fldCharType="end"/>
        </w:r>
      </w:hyperlink>
    </w:p>
    <w:p w14:paraId="61DA7C9D" w14:textId="77777777" w:rsidR="00C42849" w:rsidRPr="00C42849" w:rsidRDefault="00C42849">
      <w:pPr>
        <w:pStyle w:val="TOC2"/>
        <w:rPr>
          <w:rFonts w:eastAsiaTheme="minorEastAsia" w:cs="Arial"/>
          <w:b w:val="0"/>
          <w:noProof/>
          <w:lang w:val="fr-FR" w:eastAsia="fr-FR"/>
        </w:rPr>
      </w:pPr>
      <w:hyperlink w:anchor="_Toc143082990" w:history="1">
        <w:r w:rsidRPr="00C42849">
          <w:rPr>
            <w:rStyle w:val="Hyperlink"/>
            <w:rFonts w:cs="Arial"/>
            <w:b w:val="0"/>
            <w:noProof/>
          </w:rPr>
          <w:t>1.3</w:t>
        </w:r>
        <w:r w:rsidRPr="00C42849">
          <w:rPr>
            <w:rFonts w:eastAsiaTheme="minorEastAsia" w:cs="Arial"/>
            <w:b w:val="0"/>
            <w:noProof/>
            <w:lang w:val="fr-FR" w:eastAsia="fr-FR"/>
          </w:rPr>
          <w:tab/>
        </w:r>
        <w:r w:rsidRPr="00C42849">
          <w:rPr>
            <w:rStyle w:val="Hyperlink"/>
            <w:rFonts w:cs="Arial"/>
            <w:b w:val="0"/>
            <w:noProof/>
          </w:rPr>
          <w:t>Terms, definitions and abbreviations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w:t>
        </w:r>
        <w:r w:rsidRPr="00C42849">
          <w:rPr>
            <w:rFonts w:cs="Arial"/>
            <w:b w:val="0"/>
            <w:noProof/>
            <w:webHidden/>
          </w:rPr>
          <w:fldChar w:fldCharType="end"/>
        </w:r>
      </w:hyperlink>
    </w:p>
    <w:p w14:paraId="15EB7831" w14:textId="77777777" w:rsidR="00C42849" w:rsidRPr="00C42849" w:rsidRDefault="00C42849">
      <w:pPr>
        <w:pStyle w:val="TOC3"/>
        <w:rPr>
          <w:rFonts w:eastAsiaTheme="minorEastAsia" w:cs="Arial"/>
          <w:b w:val="0"/>
          <w:noProof/>
          <w:lang w:val="fr-FR" w:eastAsia="fr-FR"/>
        </w:rPr>
      </w:pPr>
      <w:hyperlink w:anchor="_Toc143082991" w:history="1">
        <w:r w:rsidRPr="00C42849">
          <w:rPr>
            <w:rStyle w:val="Hyperlink"/>
            <w:rFonts w:cs="Arial"/>
            <w:b w:val="0"/>
            <w:noProof/>
          </w:rPr>
          <w:t>1.3.1</w:t>
        </w:r>
        <w:r w:rsidRPr="00C42849">
          <w:rPr>
            <w:rFonts w:eastAsiaTheme="minorEastAsia" w:cs="Arial"/>
            <w:b w:val="0"/>
            <w:noProof/>
            <w:lang w:val="fr-FR" w:eastAsia="fr-FR"/>
          </w:rPr>
          <w:tab/>
        </w:r>
        <w:r w:rsidRPr="00C42849">
          <w:rPr>
            <w:rStyle w:val="Hyperlink"/>
            <w:rFonts w:cs="Arial"/>
            <w:b w:val="0"/>
            <w:noProof/>
          </w:rPr>
          <w:t>Use of language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w:t>
        </w:r>
        <w:r w:rsidRPr="00C42849">
          <w:rPr>
            <w:rFonts w:cs="Arial"/>
            <w:b w:val="0"/>
            <w:noProof/>
            <w:webHidden/>
          </w:rPr>
          <w:fldChar w:fldCharType="end"/>
        </w:r>
      </w:hyperlink>
    </w:p>
    <w:p w14:paraId="056EAB86" w14:textId="77777777" w:rsidR="00C42849" w:rsidRPr="00C42849" w:rsidRDefault="00C42849">
      <w:pPr>
        <w:pStyle w:val="TOC3"/>
        <w:rPr>
          <w:rFonts w:eastAsiaTheme="minorEastAsia" w:cs="Arial"/>
          <w:b w:val="0"/>
          <w:noProof/>
          <w:lang w:val="fr-FR" w:eastAsia="fr-FR"/>
        </w:rPr>
      </w:pPr>
      <w:hyperlink w:anchor="_Toc143082992" w:history="1">
        <w:r w:rsidRPr="00C42849">
          <w:rPr>
            <w:rStyle w:val="Hyperlink"/>
            <w:rFonts w:cs="Arial"/>
            <w:b w:val="0"/>
            <w:noProof/>
          </w:rPr>
          <w:t>1.3.2</w:t>
        </w:r>
        <w:r w:rsidRPr="00C42849">
          <w:rPr>
            <w:rFonts w:eastAsiaTheme="minorEastAsia" w:cs="Arial"/>
            <w:b w:val="0"/>
            <w:noProof/>
            <w:lang w:val="fr-FR" w:eastAsia="fr-FR"/>
          </w:rPr>
          <w:tab/>
        </w:r>
        <w:r w:rsidRPr="00C42849">
          <w:rPr>
            <w:rStyle w:val="Hyperlink"/>
            <w:rFonts w:cs="Arial"/>
            <w:b w:val="0"/>
            <w:noProof/>
          </w:rPr>
          <w:t>Terms and definitions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w:t>
        </w:r>
        <w:r w:rsidRPr="00C42849">
          <w:rPr>
            <w:rFonts w:cs="Arial"/>
            <w:b w:val="0"/>
            <w:noProof/>
            <w:webHidden/>
          </w:rPr>
          <w:fldChar w:fldCharType="end"/>
        </w:r>
      </w:hyperlink>
    </w:p>
    <w:p w14:paraId="01B6DE3E" w14:textId="77777777" w:rsidR="00C42849" w:rsidRPr="00C42849" w:rsidRDefault="00C42849">
      <w:pPr>
        <w:pStyle w:val="TOC3"/>
        <w:rPr>
          <w:rFonts w:eastAsiaTheme="minorEastAsia" w:cs="Arial"/>
          <w:b w:val="0"/>
          <w:noProof/>
          <w:lang w:val="fr-FR" w:eastAsia="fr-FR"/>
        </w:rPr>
      </w:pPr>
      <w:hyperlink w:anchor="_Toc143082993" w:history="1">
        <w:r w:rsidRPr="00C42849">
          <w:rPr>
            <w:rStyle w:val="Hyperlink"/>
            <w:rFonts w:cs="Arial"/>
            <w:b w:val="0"/>
            <w:noProof/>
          </w:rPr>
          <w:t>1.3.3</w:t>
        </w:r>
        <w:r w:rsidRPr="00C42849">
          <w:rPr>
            <w:rFonts w:eastAsiaTheme="minorEastAsia" w:cs="Arial"/>
            <w:b w:val="0"/>
            <w:noProof/>
            <w:lang w:val="fr-FR" w:eastAsia="fr-FR"/>
          </w:rPr>
          <w:tab/>
        </w:r>
        <w:r w:rsidRPr="00C42849">
          <w:rPr>
            <w:rStyle w:val="Hyperlink"/>
            <w:rFonts w:cs="Arial"/>
            <w:b w:val="0"/>
            <w:noProof/>
          </w:rPr>
          <w:t>Abbreviations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7</w:t>
        </w:r>
        <w:r w:rsidRPr="00C42849">
          <w:rPr>
            <w:rFonts w:cs="Arial"/>
            <w:b w:val="0"/>
            <w:noProof/>
            <w:webHidden/>
          </w:rPr>
          <w:fldChar w:fldCharType="end"/>
        </w:r>
      </w:hyperlink>
    </w:p>
    <w:p w14:paraId="5F78AA97" w14:textId="77777777" w:rsidR="00C42849" w:rsidRPr="00C42849" w:rsidRDefault="00C42849">
      <w:pPr>
        <w:pStyle w:val="TOC2"/>
        <w:rPr>
          <w:rFonts w:eastAsiaTheme="minorEastAsia" w:cs="Arial"/>
          <w:b w:val="0"/>
          <w:noProof/>
          <w:lang w:val="fr-FR" w:eastAsia="fr-FR"/>
        </w:rPr>
      </w:pPr>
      <w:hyperlink w:anchor="_Toc143082994" w:history="1">
        <w:r w:rsidRPr="00C42849">
          <w:rPr>
            <w:rStyle w:val="Hyperlink"/>
            <w:rFonts w:cs="Arial"/>
            <w:b w:val="0"/>
            <w:noProof/>
          </w:rPr>
          <w:t>1.4</w:t>
        </w:r>
        <w:r w:rsidRPr="00C42849">
          <w:rPr>
            <w:rFonts w:eastAsiaTheme="minorEastAsia" w:cs="Arial"/>
            <w:b w:val="0"/>
            <w:noProof/>
            <w:lang w:val="fr-FR" w:eastAsia="fr-FR"/>
          </w:rPr>
          <w:tab/>
        </w:r>
        <w:r w:rsidRPr="00C42849">
          <w:rPr>
            <w:rStyle w:val="Hyperlink"/>
            <w:rFonts w:cs="Arial"/>
            <w:b w:val="0"/>
            <w:noProof/>
          </w:rPr>
          <w:t>General S-101 data product description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8</w:t>
        </w:r>
        <w:r w:rsidRPr="00C42849">
          <w:rPr>
            <w:rFonts w:cs="Arial"/>
            <w:b w:val="0"/>
            <w:noProof/>
            <w:webHidden/>
          </w:rPr>
          <w:fldChar w:fldCharType="end"/>
        </w:r>
      </w:hyperlink>
    </w:p>
    <w:p w14:paraId="33355A4B" w14:textId="77777777" w:rsidR="00C42849" w:rsidRPr="00C42849" w:rsidRDefault="00C42849">
      <w:pPr>
        <w:pStyle w:val="TOC2"/>
        <w:rPr>
          <w:rFonts w:eastAsiaTheme="minorEastAsia" w:cs="Arial"/>
          <w:b w:val="0"/>
          <w:noProof/>
          <w:lang w:val="fr-FR" w:eastAsia="fr-FR"/>
        </w:rPr>
      </w:pPr>
      <w:hyperlink w:anchor="_Toc143082995" w:history="1">
        <w:r w:rsidRPr="00C42849">
          <w:rPr>
            <w:rStyle w:val="Hyperlink"/>
            <w:rFonts w:cs="Arial"/>
            <w:b w:val="0"/>
            <w:noProof/>
          </w:rPr>
          <w:t>1.5</w:t>
        </w:r>
        <w:r w:rsidRPr="00C42849">
          <w:rPr>
            <w:rFonts w:eastAsiaTheme="minorEastAsia" w:cs="Arial"/>
            <w:b w:val="0"/>
            <w:noProof/>
            <w:lang w:val="fr-FR" w:eastAsia="fr-FR"/>
          </w:rPr>
          <w:tab/>
        </w:r>
        <w:r w:rsidRPr="00C42849">
          <w:rPr>
            <w:rStyle w:val="Hyperlink"/>
            <w:rFonts w:cs="Arial"/>
            <w:b w:val="0"/>
            <w:noProof/>
          </w:rPr>
          <w:t>Data Product Specification metadata</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8</w:t>
        </w:r>
        <w:r w:rsidRPr="00C42849">
          <w:rPr>
            <w:rFonts w:cs="Arial"/>
            <w:b w:val="0"/>
            <w:noProof/>
            <w:webHidden/>
          </w:rPr>
          <w:fldChar w:fldCharType="end"/>
        </w:r>
      </w:hyperlink>
    </w:p>
    <w:p w14:paraId="20D5CE42" w14:textId="77777777" w:rsidR="00C42849" w:rsidRPr="00C42849" w:rsidRDefault="00C42849">
      <w:pPr>
        <w:pStyle w:val="TOC2"/>
        <w:rPr>
          <w:rFonts w:eastAsiaTheme="minorEastAsia" w:cs="Arial"/>
          <w:b w:val="0"/>
          <w:noProof/>
          <w:lang w:val="fr-FR" w:eastAsia="fr-FR"/>
        </w:rPr>
      </w:pPr>
      <w:hyperlink w:anchor="_Toc143082996" w:history="1">
        <w:r w:rsidRPr="00C42849">
          <w:rPr>
            <w:rStyle w:val="Hyperlink"/>
            <w:rFonts w:cs="Arial"/>
            <w:b w:val="0"/>
            <w:noProof/>
            <w:lang w:val="en-US" w:eastAsia="en-US"/>
          </w:rPr>
          <w:t>1.6</w:t>
        </w:r>
        <w:r w:rsidRPr="00C42849">
          <w:rPr>
            <w:rFonts w:eastAsiaTheme="minorEastAsia" w:cs="Arial"/>
            <w:b w:val="0"/>
            <w:noProof/>
            <w:lang w:val="fr-FR" w:eastAsia="fr-FR"/>
          </w:rPr>
          <w:tab/>
        </w:r>
        <w:r w:rsidRPr="00C42849">
          <w:rPr>
            <w:rStyle w:val="Hyperlink"/>
            <w:rFonts w:cs="Arial"/>
            <w:b w:val="0"/>
            <w:noProof/>
            <w:lang w:val="en-US" w:eastAsia="en-US"/>
          </w:rPr>
          <w:t>IHO Product Specification maintenance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9</w:t>
        </w:r>
        <w:r w:rsidRPr="00C42849">
          <w:rPr>
            <w:rFonts w:cs="Arial"/>
            <w:b w:val="0"/>
            <w:noProof/>
            <w:webHidden/>
          </w:rPr>
          <w:fldChar w:fldCharType="end"/>
        </w:r>
      </w:hyperlink>
    </w:p>
    <w:p w14:paraId="455679BE" w14:textId="77777777" w:rsidR="00C42849" w:rsidRPr="00C42849" w:rsidRDefault="00C42849">
      <w:pPr>
        <w:pStyle w:val="TOC3"/>
        <w:rPr>
          <w:rFonts w:eastAsiaTheme="minorEastAsia" w:cs="Arial"/>
          <w:b w:val="0"/>
          <w:noProof/>
          <w:lang w:val="fr-FR" w:eastAsia="fr-FR"/>
        </w:rPr>
      </w:pPr>
      <w:hyperlink w:anchor="_Toc143082997" w:history="1">
        <w:r w:rsidRPr="00C42849">
          <w:rPr>
            <w:rStyle w:val="Hyperlink"/>
            <w:rFonts w:cs="Arial"/>
            <w:b w:val="0"/>
            <w:noProof/>
            <w:lang w:val="en-US" w:eastAsia="en-US"/>
          </w:rPr>
          <w:t>1.6.1</w:t>
        </w:r>
        <w:r w:rsidRPr="00C42849">
          <w:rPr>
            <w:rFonts w:eastAsiaTheme="minorEastAsia" w:cs="Arial"/>
            <w:b w:val="0"/>
            <w:noProof/>
            <w:lang w:val="fr-FR" w:eastAsia="fr-FR"/>
          </w:rPr>
          <w:tab/>
        </w:r>
        <w:r w:rsidRPr="00C42849">
          <w:rPr>
            <w:rStyle w:val="Hyperlink"/>
            <w:rFonts w:cs="Arial"/>
            <w:b w:val="0"/>
            <w:noProof/>
            <w:lang w:val="en-US" w:eastAsia="en-US"/>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9</w:t>
        </w:r>
        <w:r w:rsidRPr="00C42849">
          <w:rPr>
            <w:rFonts w:cs="Arial"/>
            <w:b w:val="0"/>
            <w:noProof/>
            <w:webHidden/>
          </w:rPr>
          <w:fldChar w:fldCharType="end"/>
        </w:r>
      </w:hyperlink>
    </w:p>
    <w:p w14:paraId="2189379B" w14:textId="77777777" w:rsidR="00C42849" w:rsidRPr="00C42849" w:rsidRDefault="00C42849">
      <w:pPr>
        <w:pStyle w:val="TOC3"/>
        <w:rPr>
          <w:rFonts w:eastAsiaTheme="minorEastAsia" w:cs="Arial"/>
          <w:b w:val="0"/>
          <w:noProof/>
          <w:lang w:val="fr-FR" w:eastAsia="fr-FR"/>
        </w:rPr>
      </w:pPr>
      <w:hyperlink w:anchor="_Toc143082998" w:history="1">
        <w:r w:rsidRPr="00C42849">
          <w:rPr>
            <w:rStyle w:val="Hyperlink"/>
            <w:rFonts w:cs="Arial"/>
            <w:b w:val="0"/>
            <w:noProof/>
            <w:lang w:val="en-US" w:eastAsia="en-US"/>
          </w:rPr>
          <w:t>1.6.2</w:t>
        </w:r>
        <w:r w:rsidRPr="00C42849">
          <w:rPr>
            <w:rFonts w:eastAsiaTheme="minorEastAsia" w:cs="Arial"/>
            <w:b w:val="0"/>
            <w:noProof/>
            <w:lang w:val="fr-FR" w:eastAsia="fr-FR"/>
          </w:rPr>
          <w:tab/>
        </w:r>
        <w:r w:rsidRPr="00C42849">
          <w:rPr>
            <w:rStyle w:val="Hyperlink"/>
            <w:rFonts w:cs="Arial"/>
            <w:b w:val="0"/>
            <w:noProof/>
            <w:lang w:val="en-US" w:eastAsia="en-US"/>
          </w:rPr>
          <w:t>New Edition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9</w:t>
        </w:r>
        <w:r w:rsidRPr="00C42849">
          <w:rPr>
            <w:rFonts w:cs="Arial"/>
            <w:b w:val="0"/>
            <w:noProof/>
            <w:webHidden/>
          </w:rPr>
          <w:fldChar w:fldCharType="end"/>
        </w:r>
      </w:hyperlink>
    </w:p>
    <w:p w14:paraId="2826F706" w14:textId="77777777" w:rsidR="00C42849" w:rsidRPr="00C42849" w:rsidRDefault="00C42849">
      <w:pPr>
        <w:pStyle w:val="TOC3"/>
        <w:rPr>
          <w:rFonts w:eastAsiaTheme="minorEastAsia" w:cs="Arial"/>
          <w:b w:val="0"/>
          <w:noProof/>
          <w:lang w:val="fr-FR" w:eastAsia="fr-FR"/>
        </w:rPr>
      </w:pPr>
      <w:hyperlink w:anchor="_Toc143082999" w:history="1">
        <w:r w:rsidRPr="00C42849">
          <w:rPr>
            <w:rStyle w:val="Hyperlink"/>
            <w:rFonts w:cs="Arial"/>
            <w:b w:val="0"/>
            <w:noProof/>
            <w:lang w:val="en-US" w:eastAsia="en-US"/>
          </w:rPr>
          <w:t>1.6.3</w:t>
        </w:r>
        <w:r w:rsidRPr="00C42849">
          <w:rPr>
            <w:rFonts w:eastAsiaTheme="minorEastAsia" w:cs="Arial"/>
            <w:b w:val="0"/>
            <w:noProof/>
            <w:lang w:val="fr-FR" w:eastAsia="fr-FR"/>
          </w:rPr>
          <w:tab/>
        </w:r>
        <w:r w:rsidRPr="00C42849">
          <w:rPr>
            <w:rStyle w:val="Hyperlink"/>
            <w:rFonts w:cs="Arial"/>
            <w:b w:val="0"/>
            <w:noProof/>
            <w:lang w:val="en-US" w:eastAsia="en-US"/>
          </w:rPr>
          <w:t>Revision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_Toc143082999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9</w:t>
        </w:r>
        <w:r w:rsidRPr="00C42849">
          <w:rPr>
            <w:rFonts w:cs="Arial"/>
            <w:b w:val="0"/>
            <w:noProof/>
            <w:webHidden/>
          </w:rPr>
          <w:fldChar w:fldCharType="end"/>
        </w:r>
      </w:hyperlink>
    </w:p>
    <w:p w14:paraId="79DF601E" w14:textId="77777777" w:rsidR="00C42849" w:rsidRPr="00C42849" w:rsidRDefault="00C42849">
      <w:pPr>
        <w:pStyle w:val="TOC3"/>
        <w:rPr>
          <w:rFonts w:eastAsiaTheme="minorEastAsia" w:cs="Arial"/>
          <w:b w:val="0"/>
          <w:noProof/>
          <w:lang w:val="fr-FR" w:eastAsia="fr-FR"/>
        </w:rPr>
      </w:pPr>
      <w:hyperlink w:anchor="_Toc143083000" w:history="1">
        <w:r w:rsidRPr="00C42849">
          <w:rPr>
            <w:rStyle w:val="Hyperlink"/>
            <w:rFonts w:cs="Arial"/>
            <w:b w:val="0"/>
            <w:noProof/>
            <w:lang w:val="en-US" w:eastAsia="en-US"/>
          </w:rPr>
          <w:t>1.6.4</w:t>
        </w:r>
        <w:r w:rsidRPr="00C42849">
          <w:rPr>
            <w:rFonts w:eastAsiaTheme="minorEastAsia" w:cs="Arial"/>
            <w:b w:val="0"/>
            <w:noProof/>
            <w:lang w:val="fr-FR" w:eastAsia="fr-FR"/>
          </w:rPr>
          <w:tab/>
        </w:r>
        <w:r w:rsidRPr="00C42849">
          <w:rPr>
            <w:rStyle w:val="Hyperlink"/>
            <w:rFonts w:cs="Arial"/>
            <w:b w:val="0"/>
            <w:noProof/>
            <w:lang w:val="en-US" w:eastAsia="en-US"/>
          </w:rPr>
          <w:t>Clarification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9</w:t>
        </w:r>
        <w:r w:rsidRPr="00C42849">
          <w:rPr>
            <w:rFonts w:cs="Arial"/>
            <w:b w:val="0"/>
            <w:noProof/>
            <w:webHidden/>
          </w:rPr>
          <w:fldChar w:fldCharType="end"/>
        </w:r>
      </w:hyperlink>
    </w:p>
    <w:p w14:paraId="09774EEB" w14:textId="77777777" w:rsidR="00C42849" w:rsidRPr="00C42849" w:rsidRDefault="00C42849">
      <w:pPr>
        <w:pStyle w:val="TOC3"/>
        <w:rPr>
          <w:rFonts w:eastAsiaTheme="minorEastAsia" w:cs="Arial"/>
          <w:b w:val="0"/>
          <w:noProof/>
          <w:lang w:val="fr-FR" w:eastAsia="fr-FR"/>
        </w:rPr>
      </w:pPr>
      <w:hyperlink w:anchor="_Toc143083001" w:history="1">
        <w:r w:rsidRPr="00C42849">
          <w:rPr>
            <w:rStyle w:val="Hyperlink"/>
            <w:rFonts w:cs="Arial"/>
            <w:b w:val="0"/>
            <w:noProof/>
          </w:rPr>
          <w:t>1.6.5</w:t>
        </w:r>
        <w:r w:rsidRPr="00C42849">
          <w:rPr>
            <w:rFonts w:eastAsiaTheme="minorEastAsia" w:cs="Arial"/>
            <w:b w:val="0"/>
            <w:noProof/>
            <w:lang w:val="fr-FR" w:eastAsia="fr-FR"/>
          </w:rPr>
          <w:tab/>
        </w:r>
        <w:r w:rsidRPr="00C42849">
          <w:rPr>
            <w:rStyle w:val="Hyperlink"/>
            <w:rFonts w:cs="Arial"/>
            <w:b w:val="0"/>
            <w:noProof/>
          </w:rPr>
          <w:t>Version numbers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9</w:t>
        </w:r>
        <w:r w:rsidRPr="00C42849">
          <w:rPr>
            <w:rFonts w:cs="Arial"/>
            <w:b w:val="0"/>
            <w:noProof/>
            <w:webHidden/>
          </w:rPr>
          <w:fldChar w:fldCharType="end"/>
        </w:r>
      </w:hyperlink>
    </w:p>
    <w:p w14:paraId="411B5620" w14:textId="77777777" w:rsidR="00C42849" w:rsidRPr="00C42849" w:rsidRDefault="00C42849">
      <w:pPr>
        <w:pStyle w:val="TOC1"/>
        <w:rPr>
          <w:rFonts w:eastAsiaTheme="minorEastAsia" w:cs="Arial"/>
          <w:b w:val="0"/>
          <w:noProof/>
          <w:lang w:val="fr-FR" w:eastAsia="fr-FR"/>
        </w:rPr>
      </w:pPr>
      <w:hyperlink w:anchor="_Toc143083002" w:history="1">
        <w:r w:rsidRPr="00C42849">
          <w:rPr>
            <w:rStyle w:val="Hyperlink"/>
            <w:rFonts w:cs="Arial"/>
            <w:b w:val="0"/>
            <w:noProof/>
          </w:rPr>
          <w:t>2</w:t>
        </w:r>
        <w:r w:rsidRPr="00C42849">
          <w:rPr>
            <w:rFonts w:eastAsiaTheme="minorEastAsia" w:cs="Arial"/>
            <w:b w:val="0"/>
            <w:noProof/>
            <w:lang w:val="fr-FR" w:eastAsia="fr-FR"/>
          </w:rPr>
          <w:tab/>
        </w:r>
        <w:r w:rsidRPr="00C42849">
          <w:rPr>
            <w:rStyle w:val="Hyperlink"/>
            <w:rFonts w:cs="Arial"/>
            <w:b w:val="0"/>
            <w:noProof/>
          </w:rPr>
          <w:t>Specification Scope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9</w:t>
        </w:r>
        <w:r w:rsidRPr="00C42849">
          <w:rPr>
            <w:rFonts w:cs="Arial"/>
            <w:b w:val="0"/>
            <w:noProof/>
            <w:webHidden/>
          </w:rPr>
          <w:fldChar w:fldCharType="end"/>
        </w:r>
      </w:hyperlink>
    </w:p>
    <w:p w14:paraId="50C3F1C6" w14:textId="77777777" w:rsidR="00C42849" w:rsidRPr="00C42849" w:rsidRDefault="00C42849">
      <w:pPr>
        <w:pStyle w:val="TOC1"/>
        <w:rPr>
          <w:rFonts w:eastAsiaTheme="minorEastAsia" w:cs="Arial"/>
          <w:b w:val="0"/>
          <w:noProof/>
          <w:lang w:val="fr-FR" w:eastAsia="fr-FR"/>
        </w:rPr>
      </w:pPr>
      <w:hyperlink w:anchor="_Toc143083003" w:history="1">
        <w:r w:rsidRPr="00C42849">
          <w:rPr>
            <w:rStyle w:val="Hyperlink"/>
            <w:rFonts w:cs="Arial"/>
            <w:b w:val="0"/>
            <w:noProof/>
          </w:rPr>
          <w:t>3</w:t>
        </w:r>
        <w:r w:rsidRPr="00C42849">
          <w:rPr>
            <w:rFonts w:eastAsiaTheme="minorEastAsia" w:cs="Arial"/>
            <w:b w:val="0"/>
            <w:noProof/>
            <w:lang w:val="fr-FR" w:eastAsia="fr-FR"/>
          </w:rPr>
          <w:tab/>
        </w:r>
        <w:r w:rsidRPr="00C42849">
          <w:rPr>
            <w:rStyle w:val="Hyperlink"/>
            <w:rFonts w:cs="Arial"/>
            <w:b w:val="0"/>
            <w:noProof/>
          </w:rPr>
          <w:t>Dataset Identification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10</w:t>
        </w:r>
        <w:r w:rsidRPr="00C42849">
          <w:rPr>
            <w:rFonts w:cs="Arial"/>
            <w:b w:val="0"/>
            <w:noProof/>
            <w:webHidden/>
          </w:rPr>
          <w:fldChar w:fldCharType="end"/>
        </w:r>
      </w:hyperlink>
    </w:p>
    <w:p w14:paraId="081F2534" w14:textId="77777777" w:rsidR="00C42849" w:rsidRPr="00C42849" w:rsidRDefault="00C42849">
      <w:pPr>
        <w:pStyle w:val="TOC1"/>
        <w:rPr>
          <w:rFonts w:eastAsiaTheme="minorEastAsia" w:cs="Arial"/>
          <w:b w:val="0"/>
          <w:noProof/>
          <w:lang w:val="fr-FR" w:eastAsia="fr-FR"/>
        </w:rPr>
      </w:pPr>
      <w:hyperlink w:anchor="_Toc143083004" w:history="1">
        <w:r w:rsidRPr="00C42849">
          <w:rPr>
            <w:rStyle w:val="Hyperlink"/>
            <w:rFonts w:cs="Arial"/>
            <w:b w:val="0"/>
            <w:noProof/>
          </w:rPr>
          <w:t>4</w:t>
        </w:r>
        <w:r w:rsidRPr="00C42849">
          <w:rPr>
            <w:rFonts w:eastAsiaTheme="minorEastAsia" w:cs="Arial"/>
            <w:b w:val="0"/>
            <w:noProof/>
            <w:lang w:val="fr-FR" w:eastAsia="fr-FR"/>
          </w:rPr>
          <w:tab/>
        </w:r>
        <w:r w:rsidRPr="00C42849">
          <w:rPr>
            <w:rStyle w:val="Hyperlink"/>
            <w:rFonts w:cs="Arial"/>
            <w:b w:val="0"/>
            <w:noProof/>
          </w:rPr>
          <w:t>Data Content and Structure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11</w:t>
        </w:r>
        <w:r w:rsidRPr="00C42849">
          <w:rPr>
            <w:rFonts w:cs="Arial"/>
            <w:b w:val="0"/>
            <w:noProof/>
            <w:webHidden/>
          </w:rPr>
          <w:fldChar w:fldCharType="end"/>
        </w:r>
      </w:hyperlink>
    </w:p>
    <w:p w14:paraId="2DE3016D" w14:textId="77777777" w:rsidR="00C42849" w:rsidRPr="00C42849" w:rsidRDefault="00C42849">
      <w:pPr>
        <w:pStyle w:val="TOC2"/>
        <w:rPr>
          <w:rFonts w:eastAsiaTheme="minorEastAsia" w:cs="Arial"/>
          <w:b w:val="0"/>
          <w:noProof/>
          <w:lang w:val="fr-FR" w:eastAsia="fr-FR"/>
        </w:rPr>
      </w:pPr>
      <w:hyperlink w:anchor="_Toc143083005" w:history="1">
        <w:r w:rsidRPr="00C42849">
          <w:rPr>
            <w:rStyle w:val="Hyperlink"/>
            <w:rFonts w:cs="Arial"/>
            <w:b w:val="0"/>
            <w:noProof/>
          </w:rPr>
          <w:t>4.1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11</w:t>
        </w:r>
        <w:r w:rsidRPr="00C42849">
          <w:rPr>
            <w:rFonts w:cs="Arial"/>
            <w:b w:val="0"/>
            <w:noProof/>
            <w:webHidden/>
          </w:rPr>
          <w:fldChar w:fldCharType="end"/>
        </w:r>
      </w:hyperlink>
    </w:p>
    <w:p w14:paraId="78BA7BA6" w14:textId="77777777" w:rsidR="00C42849" w:rsidRPr="00C42849" w:rsidRDefault="00C42849">
      <w:pPr>
        <w:pStyle w:val="TOC2"/>
        <w:rPr>
          <w:rFonts w:eastAsiaTheme="minorEastAsia" w:cs="Arial"/>
          <w:b w:val="0"/>
          <w:noProof/>
          <w:lang w:val="fr-FR" w:eastAsia="fr-FR"/>
        </w:rPr>
      </w:pPr>
      <w:hyperlink w:anchor="_Toc143083006" w:history="1">
        <w:r w:rsidRPr="00C42849">
          <w:rPr>
            <w:rStyle w:val="Hyperlink"/>
            <w:rFonts w:cs="Arial"/>
            <w:b w:val="0"/>
            <w:noProof/>
          </w:rPr>
          <w:t>4.2</w:t>
        </w:r>
        <w:r w:rsidRPr="00C42849">
          <w:rPr>
            <w:rFonts w:eastAsiaTheme="minorEastAsia" w:cs="Arial"/>
            <w:b w:val="0"/>
            <w:noProof/>
            <w:lang w:val="fr-FR" w:eastAsia="fr-FR"/>
          </w:rPr>
          <w:tab/>
        </w:r>
        <w:r w:rsidRPr="00C42849">
          <w:rPr>
            <w:rStyle w:val="Hyperlink"/>
            <w:rFonts w:cs="Arial"/>
            <w:b w:val="0"/>
            <w:noProof/>
          </w:rPr>
          <w:t>Application Schema</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11</w:t>
        </w:r>
        <w:r w:rsidRPr="00C42849">
          <w:rPr>
            <w:rFonts w:cs="Arial"/>
            <w:b w:val="0"/>
            <w:noProof/>
            <w:webHidden/>
          </w:rPr>
          <w:fldChar w:fldCharType="end"/>
        </w:r>
      </w:hyperlink>
    </w:p>
    <w:p w14:paraId="25269355" w14:textId="77777777" w:rsidR="00C42849" w:rsidRPr="00C42849" w:rsidRDefault="00C42849">
      <w:pPr>
        <w:pStyle w:val="TOC2"/>
        <w:rPr>
          <w:rFonts w:eastAsiaTheme="minorEastAsia" w:cs="Arial"/>
          <w:b w:val="0"/>
          <w:noProof/>
          <w:lang w:val="fr-FR" w:eastAsia="fr-FR"/>
        </w:rPr>
      </w:pPr>
      <w:hyperlink w:anchor="_Toc143083007" w:history="1">
        <w:r w:rsidRPr="00C42849">
          <w:rPr>
            <w:rStyle w:val="Hyperlink"/>
            <w:rFonts w:cs="Arial"/>
            <w:b w:val="0"/>
            <w:noProof/>
          </w:rPr>
          <w:t>4.3</w:t>
        </w:r>
        <w:r w:rsidRPr="00C42849">
          <w:rPr>
            <w:rFonts w:eastAsiaTheme="minorEastAsia" w:cs="Arial"/>
            <w:b w:val="0"/>
            <w:noProof/>
            <w:lang w:val="fr-FR" w:eastAsia="fr-FR"/>
          </w:rPr>
          <w:tab/>
        </w:r>
        <w:r w:rsidRPr="00C42849">
          <w:rPr>
            <w:rStyle w:val="Hyperlink"/>
            <w:rFonts w:cs="Arial"/>
            <w:b w:val="0"/>
            <w:noProof/>
          </w:rPr>
          <w:t>Feature Catalogue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11</w:t>
        </w:r>
        <w:r w:rsidRPr="00C42849">
          <w:rPr>
            <w:rFonts w:cs="Arial"/>
            <w:b w:val="0"/>
            <w:noProof/>
            <w:webHidden/>
          </w:rPr>
          <w:fldChar w:fldCharType="end"/>
        </w:r>
      </w:hyperlink>
    </w:p>
    <w:p w14:paraId="53EED974" w14:textId="77777777" w:rsidR="00C42849" w:rsidRPr="00C42849" w:rsidRDefault="00C42849">
      <w:pPr>
        <w:pStyle w:val="TOC3"/>
        <w:rPr>
          <w:rFonts w:eastAsiaTheme="minorEastAsia" w:cs="Arial"/>
          <w:b w:val="0"/>
          <w:noProof/>
          <w:lang w:val="fr-FR" w:eastAsia="fr-FR"/>
        </w:rPr>
      </w:pPr>
      <w:hyperlink w:anchor="_Toc143083008" w:history="1">
        <w:r w:rsidRPr="00C42849">
          <w:rPr>
            <w:rStyle w:val="Hyperlink"/>
            <w:rFonts w:cs="Arial"/>
            <w:b w:val="0"/>
            <w:noProof/>
            <w:lang w:eastAsia="en-US"/>
          </w:rPr>
          <w:t>4.3.1</w:t>
        </w:r>
        <w:r w:rsidRPr="00C42849">
          <w:rPr>
            <w:rFonts w:eastAsiaTheme="minorEastAsia" w:cs="Arial"/>
            <w:b w:val="0"/>
            <w:noProof/>
            <w:lang w:val="fr-FR" w:eastAsia="fr-FR"/>
          </w:rPr>
          <w:tab/>
        </w:r>
        <w:r w:rsidRPr="00C42849">
          <w:rPr>
            <w:rStyle w:val="Hyperlink"/>
            <w:rFonts w:cs="Arial"/>
            <w:b w:val="0"/>
            <w:noProof/>
            <w:lang w:eastAsia="en-US"/>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11</w:t>
        </w:r>
        <w:r w:rsidRPr="00C42849">
          <w:rPr>
            <w:rFonts w:cs="Arial"/>
            <w:b w:val="0"/>
            <w:noProof/>
            <w:webHidden/>
          </w:rPr>
          <w:fldChar w:fldCharType="end"/>
        </w:r>
      </w:hyperlink>
    </w:p>
    <w:p w14:paraId="0D190C1D" w14:textId="77777777" w:rsidR="00C42849" w:rsidRPr="00C42849" w:rsidRDefault="00C42849">
      <w:pPr>
        <w:pStyle w:val="TOC3"/>
        <w:rPr>
          <w:rFonts w:eastAsiaTheme="minorEastAsia" w:cs="Arial"/>
          <w:b w:val="0"/>
          <w:noProof/>
          <w:lang w:val="fr-FR" w:eastAsia="fr-FR"/>
        </w:rPr>
      </w:pPr>
      <w:hyperlink w:anchor="_Toc143083009" w:history="1">
        <w:r w:rsidRPr="00C42849">
          <w:rPr>
            <w:rStyle w:val="Hyperlink"/>
            <w:rFonts w:cs="Arial"/>
            <w:b w:val="0"/>
            <w:noProof/>
          </w:rPr>
          <w:t>4.3.2</w:t>
        </w:r>
        <w:r w:rsidRPr="00C42849">
          <w:rPr>
            <w:rFonts w:eastAsiaTheme="minorEastAsia" w:cs="Arial"/>
            <w:b w:val="0"/>
            <w:noProof/>
            <w:lang w:val="fr-FR" w:eastAsia="fr-FR"/>
          </w:rPr>
          <w:tab/>
        </w:r>
        <w:r w:rsidRPr="00C42849">
          <w:rPr>
            <w:rStyle w:val="Hyperlink"/>
            <w:rFonts w:cs="Arial"/>
            <w:b w:val="0"/>
            <w:noProof/>
          </w:rPr>
          <w:t>Feature types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_Toc143083009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11</w:t>
        </w:r>
        <w:r w:rsidRPr="00C42849">
          <w:rPr>
            <w:rFonts w:cs="Arial"/>
            <w:b w:val="0"/>
            <w:noProof/>
            <w:webHidden/>
          </w:rPr>
          <w:fldChar w:fldCharType="end"/>
        </w:r>
      </w:hyperlink>
    </w:p>
    <w:p w14:paraId="14F26744" w14:textId="77777777" w:rsidR="00C42849" w:rsidRPr="00C42849" w:rsidRDefault="00C42849">
      <w:pPr>
        <w:pStyle w:val="TOC3"/>
        <w:rPr>
          <w:rFonts w:eastAsiaTheme="minorEastAsia" w:cs="Arial"/>
          <w:b w:val="0"/>
          <w:noProof/>
          <w:lang w:val="fr-FR" w:eastAsia="fr-FR"/>
        </w:rPr>
      </w:pPr>
      <w:hyperlink w:anchor="_Toc143083010" w:history="1">
        <w:r w:rsidRPr="00C42849">
          <w:rPr>
            <w:rStyle w:val="Hyperlink"/>
            <w:rFonts w:cs="Arial"/>
            <w:b w:val="0"/>
            <w:noProof/>
          </w:rPr>
          <w:t>4.3.3</w:t>
        </w:r>
        <w:r w:rsidRPr="00C42849">
          <w:rPr>
            <w:rFonts w:eastAsiaTheme="minorEastAsia" w:cs="Arial"/>
            <w:b w:val="0"/>
            <w:noProof/>
            <w:lang w:val="fr-FR" w:eastAsia="fr-FR"/>
          </w:rPr>
          <w:tab/>
        </w:r>
        <w:r w:rsidRPr="00C42849">
          <w:rPr>
            <w:rStyle w:val="Hyperlink"/>
            <w:rFonts w:cs="Arial"/>
            <w:b w:val="0"/>
            <w:noProof/>
          </w:rPr>
          <w:t>Feature relationships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12</w:t>
        </w:r>
        <w:r w:rsidRPr="00C42849">
          <w:rPr>
            <w:rFonts w:cs="Arial"/>
            <w:b w:val="0"/>
            <w:noProof/>
            <w:webHidden/>
          </w:rPr>
          <w:fldChar w:fldCharType="end"/>
        </w:r>
      </w:hyperlink>
    </w:p>
    <w:p w14:paraId="32704E0E" w14:textId="77777777" w:rsidR="00C42849" w:rsidRPr="00C42849" w:rsidRDefault="00C42849">
      <w:pPr>
        <w:pStyle w:val="TOC3"/>
        <w:rPr>
          <w:rFonts w:eastAsiaTheme="minorEastAsia" w:cs="Arial"/>
          <w:b w:val="0"/>
          <w:noProof/>
          <w:lang w:val="fr-FR" w:eastAsia="fr-FR"/>
        </w:rPr>
      </w:pPr>
      <w:hyperlink w:anchor="_Toc143083011" w:history="1">
        <w:r w:rsidRPr="00C42849">
          <w:rPr>
            <w:rStyle w:val="Hyperlink"/>
            <w:rFonts w:cs="Arial"/>
            <w:b w:val="0"/>
            <w:noProof/>
            <w:lang w:eastAsia="en-US"/>
          </w:rPr>
          <w:t>4.3.4</w:t>
        </w:r>
        <w:r w:rsidRPr="00C42849">
          <w:rPr>
            <w:rFonts w:eastAsiaTheme="minorEastAsia" w:cs="Arial"/>
            <w:b w:val="0"/>
            <w:noProof/>
            <w:lang w:val="fr-FR" w:eastAsia="fr-FR"/>
          </w:rPr>
          <w:tab/>
        </w:r>
        <w:r w:rsidRPr="00C42849">
          <w:rPr>
            <w:rStyle w:val="Hyperlink"/>
            <w:rFonts w:cs="Arial"/>
            <w:b w:val="0"/>
            <w:noProof/>
            <w:lang w:eastAsia="en-US"/>
          </w:rPr>
          <w:t>Information types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13</w:t>
        </w:r>
        <w:r w:rsidRPr="00C42849">
          <w:rPr>
            <w:rFonts w:cs="Arial"/>
            <w:b w:val="0"/>
            <w:noProof/>
            <w:webHidden/>
          </w:rPr>
          <w:fldChar w:fldCharType="end"/>
        </w:r>
      </w:hyperlink>
    </w:p>
    <w:p w14:paraId="196F4B53" w14:textId="77777777" w:rsidR="00C42849" w:rsidRPr="00C42849" w:rsidRDefault="00C42849">
      <w:pPr>
        <w:pStyle w:val="TOC3"/>
        <w:rPr>
          <w:rFonts w:eastAsiaTheme="minorEastAsia" w:cs="Arial"/>
          <w:b w:val="0"/>
          <w:noProof/>
          <w:lang w:val="fr-FR" w:eastAsia="fr-FR"/>
        </w:rPr>
      </w:pPr>
      <w:hyperlink w:anchor="_Toc143083012" w:history="1">
        <w:r w:rsidRPr="00C42849">
          <w:rPr>
            <w:rStyle w:val="Hyperlink"/>
            <w:rFonts w:cs="Arial"/>
            <w:b w:val="0"/>
            <w:noProof/>
            <w:lang w:eastAsia="en-US"/>
          </w:rPr>
          <w:t>4.3.5</w:t>
        </w:r>
        <w:r w:rsidRPr="00C42849">
          <w:rPr>
            <w:rFonts w:eastAsiaTheme="minorEastAsia" w:cs="Arial"/>
            <w:b w:val="0"/>
            <w:noProof/>
            <w:lang w:val="fr-FR" w:eastAsia="fr-FR"/>
          </w:rPr>
          <w:tab/>
        </w:r>
        <w:r w:rsidRPr="00C42849">
          <w:rPr>
            <w:rStyle w:val="Hyperlink"/>
            <w:rFonts w:cs="Arial"/>
            <w:b w:val="0"/>
            <w:noProof/>
            <w:lang w:eastAsia="en-US"/>
          </w:rPr>
          <w:t>Information relationships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13</w:t>
        </w:r>
        <w:r w:rsidRPr="00C42849">
          <w:rPr>
            <w:rFonts w:cs="Arial"/>
            <w:b w:val="0"/>
            <w:noProof/>
            <w:webHidden/>
          </w:rPr>
          <w:fldChar w:fldCharType="end"/>
        </w:r>
      </w:hyperlink>
    </w:p>
    <w:p w14:paraId="5DA979A1" w14:textId="77777777" w:rsidR="00C42849" w:rsidRPr="00C42849" w:rsidRDefault="00C42849">
      <w:pPr>
        <w:pStyle w:val="TOC3"/>
        <w:rPr>
          <w:rFonts w:eastAsiaTheme="minorEastAsia" w:cs="Arial"/>
          <w:b w:val="0"/>
          <w:noProof/>
          <w:lang w:val="fr-FR" w:eastAsia="fr-FR"/>
        </w:rPr>
      </w:pPr>
      <w:hyperlink w:anchor="_Toc143083013" w:history="1">
        <w:r w:rsidRPr="00C42849">
          <w:rPr>
            <w:rStyle w:val="Hyperlink"/>
            <w:rFonts w:cs="Arial"/>
            <w:b w:val="0"/>
            <w:noProof/>
            <w:lang w:eastAsia="en-US"/>
          </w:rPr>
          <w:t>4.3.6</w:t>
        </w:r>
        <w:r w:rsidRPr="00C42849">
          <w:rPr>
            <w:rFonts w:eastAsiaTheme="minorEastAsia" w:cs="Arial"/>
            <w:b w:val="0"/>
            <w:noProof/>
            <w:lang w:val="fr-FR" w:eastAsia="fr-FR"/>
          </w:rPr>
          <w:tab/>
        </w:r>
        <w:r w:rsidRPr="00C42849">
          <w:rPr>
            <w:rStyle w:val="Hyperlink"/>
            <w:rFonts w:cs="Arial"/>
            <w:b w:val="0"/>
            <w:noProof/>
            <w:lang w:eastAsia="en-US"/>
          </w:rPr>
          <w:t>Attributes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13</w:t>
        </w:r>
        <w:r w:rsidRPr="00C42849">
          <w:rPr>
            <w:rFonts w:cs="Arial"/>
            <w:b w:val="0"/>
            <w:noProof/>
            <w:webHidden/>
          </w:rPr>
          <w:fldChar w:fldCharType="end"/>
        </w:r>
      </w:hyperlink>
    </w:p>
    <w:p w14:paraId="49AC0475" w14:textId="77777777" w:rsidR="00C42849" w:rsidRPr="00C42849" w:rsidRDefault="00C42849">
      <w:pPr>
        <w:pStyle w:val="TOC2"/>
        <w:rPr>
          <w:rFonts w:eastAsiaTheme="minorEastAsia" w:cs="Arial"/>
          <w:b w:val="0"/>
          <w:noProof/>
          <w:lang w:val="fr-FR" w:eastAsia="fr-FR"/>
        </w:rPr>
      </w:pPr>
      <w:hyperlink w:anchor="_Toc143083014" w:history="1">
        <w:r w:rsidRPr="00C42849">
          <w:rPr>
            <w:rStyle w:val="Hyperlink"/>
            <w:rFonts w:cs="Arial"/>
            <w:b w:val="0"/>
            <w:noProof/>
          </w:rPr>
          <w:t>4.4</w:t>
        </w:r>
        <w:r w:rsidRPr="00C42849">
          <w:rPr>
            <w:rFonts w:eastAsiaTheme="minorEastAsia" w:cs="Arial"/>
            <w:b w:val="0"/>
            <w:noProof/>
            <w:lang w:val="fr-FR" w:eastAsia="fr-FR"/>
          </w:rPr>
          <w:tab/>
        </w:r>
        <w:r w:rsidRPr="00C42849">
          <w:rPr>
            <w:rStyle w:val="Hyperlink"/>
            <w:rFonts w:cs="Arial"/>
            <w:b w:val="0"/>
            <w:noProof/>
          </w:rPr>
          <w:t>Feature Object Identifier</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13</w:t>
        </w:r>
        <w:r w:rsidRPr="00C42849">
          <w:rPr>
            <w:rFonts w:cs="Arial"/>
            <w:b w:val="0"/>
            <w:noProof/>
            <w:webHidden/>
          </w:rPr>
          <w:fldChar w:fldCharType="end"/>
        </w:r>
      </w:hyperlink>
    </w:p>
    <w:p w14:paraId="6733D6B7" w14:textId="77777777" w:rsidR="00C42849" w:rsidRPr="00C42849" w:rsidRDefault="00C42849">
      <w:pPr>
        <w:pStyle w:val="TOC2"/>
        <w:rPr>
          <w:rFonts w:eastAsiaTheme="minorEastAsia" w:cs="Arial"/>
          <w:b w:val="0"/>
          <w:noProof/>
          <w:lang w:val="fr-FR" w:eastAsia="fr-FR"/>
        </w:rPr>
      </w:pPr>
      <w:hyperlink w:anchor="_Toc143083015" w:history="1">
        <w:r w:rsidRPr="00C42849">
          <w:rPr>
            <w:rStyle w:val="Hyperlink"/>
            <w:rFonts w:cs="Arial"/>
            <w:b w:val="0"/>
            <w:noProof/>
          </w:rPr>
          <w:t>4.5</w:t>
        </w:r>
        <w:r w:rsidRPr="00C42849">
          <w:rPr>
            <w:rFonts w:eastAsiaTheme="minorEastAsia" w:cs="Arial"/>
            <w:b w:val="0"/>
            <w:noProof/>
            <w:lang w:val="fr-FR" w:eastAsia="fr-FR"/>
          </w:rPr>
          <w:tab/>
        </w:r>
        <w:r w:rsidRPr="00C42849">
          <w:rPr>
            <w:rStyle w:val="Hyperlink"/>
            <w:rFonts w:cs="Arial"/>
            <w:b w:val="0"/>
            <w:noProof/>
          </w:rPr>
          <w:t>Dataset</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14</w:t>
        </w:r>
        <w:r w:rsidRPr="00C42849">
          <w:rPr>
            <w:rFonts w:cs="Arial"/>
            <w:b w:val="0"/>
            <w:noProof/>
            <w:webHidden/>
          </w:rPr>
          <w:fldChar w:fldCharType="end"/>
        </w:r>
      </w:hyperlink>
    </w:p>
    <w:p w14:paraId="4AC11EFE" w14:textId="77777777" w:rsidR="00C42849" w:rsidRPr="00C42849" w:rsidRDefault="00C42849">
      <w:pPr>
        <w:pStyle w:val="TOC3"/>
        <w:rPr>
          <w:rFonts w:eastAsiaTheme="minorEastAsia" w:cs="Arial"/>
          <w:b w:val="0"/>
          <w:noProof/>
          <w:lang w:val="fr-FR" w:eastAsia="fr-FR"/>
        </w:rPr>
      </w:pPr>
      <w:hyperlink w:anchor="_Toc143083016" w:history="1">
        <w:r w:rsidRPr="00C42849">
          <w:rPr>
            <w:rStyle w:val="Hyperlink"/>
            <w:rFonts w:cs="Arial"/>
            <w:b w:val="0"/>
            <w:noProof/>
          </w:rPr>
          <w:t>4.5.1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14</w:t>
        </w:r>
        <w:r w:rsidRPr="00C42849">
          <w:rPr>
            <w:rFonts w:cs="Arial"/>
            <w:b w:val="0"/>
            <w:noProof/>
            <w:webHidden/>
          </w:rPr>
          <w:fldChar w:fldCharType="end"/>
        </w:r>
      </w:hyperlink>
    </w:p>
    <w:p w14:paraId="6DCEE16B" w14:textId="77777777" w:rsidR="00C42849" w:rsidRPr="00C42849" w:rsidRDefault="00C42849">
      <w:pPr>
        <w:pStyle w:val="TOC3"/>
        <w:rPr>
          <w:rFonts w:eastAsiaTheme="minorEastAsia" w:cs="Arial"/>
          <w:b w:val="0"/>
          <w:noProof/>
          <w:lang w:val="fr-FR" w:eastAsia="fr-FR"/>
        </w:rPr>
      </w:pPr>
      <w:hyperlink w:anchor="_Toc143083017" w:history="1">
        <w:r w:rsidRPr="00C42849">
          <w:rPr>
            <w:rStyle w:val="Hyperlink"/>
            <w:rFonts w:cs="Arial"/>
            <w:b w:val="0"/>
            <w:noProof/>
          </w:rPr>
          <w:t>4.5.2</w:t>
        </w:r>
        <w:r w:rsidRPr="00C42849">
          <w:rPr>
            <w:rFonts w:eastAsiaTheme="minorEastAsia" w:cs="Arial"/>
            <w:b w:val="0"/>
            <w:noProof/>
            <w:lang w:val="fr-FR" w:eastAsia="fr-FR"/>
          </w:rPr>
          <w:tab/>
        </w:r>
        <w:r w:rsidRPr="00C42849">
          <w:rPr>
            <w:rStyle w:val="Hyperlink"/>
            <w:rFonts w:cs="Arial"/>
            <w:b w:val="0"/>
            <w:noProof/>
          </w:rPr>
          <w:t>Dataset rules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14</w:t>
        </w:r>
        <w:r w:rsidRPr="00C42849">
          <w:rPr>
            <w:rFonts w:cs="Arial"/>
            <w:b w:val="0"/>
            <w:noProof/>
            <w:webHidden/>
          </w:rPr>
          <w:fldChar w:fldCharType="end"/>
        </w:r>
      </w:hyperlink>
    </w:p>
    <w:p w14:paraId="34AABC55" w14:textId="77777777" w:rsidR="00C42849" w:rsidRPr="00C42849" w:rsidRDefault="00C42849">
      <w:pPr>
        <w:pStyle w:val="TOC3"/>
        <w:rPr>
          <w:rFonts w:eastAsiaTheme="minorEastAsia" w:cs="Arial"/>
          <w:b w:val="0"/>
          <w:noProof/>
          <w:lang w:val="fr-FR" w:eastAsia="fr-FR"/>
        </w:rPr>
      </w:pPr>
      <w:hyperlink w:anchor="_Toc143083018" w:history="1">
        <w:r w:rsidRPr="00C42849">
          <w:rPr>
            <w:rStyle w:val="Hyperlink"/>
            <w:rFonts w:cs="Arial"/>
            <w:b w:val="0"/>
            <w:noProof/>
          </w:rPr>
          <w:t>4.5.3</w:t>
        </w:r>
        <w:r w:rsidRPr="00C42849">
          <w:rPr>
            <w:rFonts w:eastAsiaTheme="minorEastAsia" w:cs="Arial"/>
            <w:b w:val="0"/>
            <w:noProof/>
            <w:lang w:val="fr-FR" w:eastAsia="fr-FR"/>
          </w:rPr>
          <w:tab/>
        </w:r>
        <w:r w:rsidRPr="00C42849">
          <w:rPr>
            <w:rStyle w:val="Hyperlink"/>
            <w:rFonts w:cs="Arial"/>
            <w:b w:val="0"/>
            <w:noProof/>
          </w:rPr>
          <w:t>Data Coverage rules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14</w:t>
        </w:r>
        <w:r w:rsidRPr="00C42849">
          <w:rPr>
            <w:rFonts w:cs="Arial"/>
            <w:b w:val="0"/>
            <w:noProof/>
            <w:webHidden/>
          </w:rPr>
          <w:fldChar w:fldCharType="end"/>
        </w:r>
      </w:hyperlink>
    </w:p>
    <w:p w14:paraId="1507E977" w14:textId="77777777" w:rsidR="00C42849" w:rsidRPr="00C42849" w:rsidRDefault="00C42849">
      <w:pPr>
        <w:pStyle w:val="TOC3"/>
        <w:rPr>
          <w:rFonts w:eastAsiaTheme="minorEastAsia" w:cs="Arial"/>
          <w:b w:val="0"/>
          <w:noProof/>
          <w:lang w:val="fr-FR" w:eastAsia="fr-FR"/>
        </w:rPr>
      </w:pPr>
      <w:hyperlink w:anchor="_Toc143083019" w:history="1">
        <w:r w:rsidRPr="00C42849">
          <w:rPr>
            <w:rStyle w:val="Hyperlink"/>
            <w:rFonts w:cs="Arial"/>
            <w:b w:val="0"/>
            <w:noProof/>
            <w:lang w:eastAsia="en-US"/>
          </w:rPr>
          <w:t>4.5.4</w:t>
        </w:r>
        <w:r w:rsidRPr="00C42849">
          <w:rPr>
            <w:rFonts w:eastAsiaTheme="minorEastAsia" w:cs="Arial"/>
            <w:b w:val="0"/>
            <w:noProof/>
            <w:lang w:val="fr-FR" w:eastAsia="fr-FR"/>
          </w:rPr>
          <w:tab/>
        </w:r>
        <w:r w:rsidRPr="00C42849">
          <w:rPr>
            <w:rStyle w:val="Hyperlink"/>
            <w:rFonts w:cs="Arial"/>
            <w:b w:val="0"/>
            <w:noProof/>
            <w:lang w:eastAsia="en-US"/>
          </w:rPr>
          <w:t>Dataset size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_Toc143083019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15</w:t>
        </w:r>
        <w:r w:rsidRPr="00C42849">
          <w:rPr>
            <w:rFonts w:cs="Arial"/>
            <w:b w:val="0"/>
            <w:noProof/>
            <w:webHidden/>
          </w:rPr>
          <w:fldChar w:fldCharType="end"/>
        </w:r>
      </w:hyperlink>
    </w:p>
    <w:p w14:paraId="6B9432E0" w14:textId="77777777" w:rsidR="00C42849" w:rsidRPr="00C42849" w:rsidRDefault="00C42849">
      <w:pPr>
        <w:pStyle w:val="TOC2"/>
        <w:rPr>
          <w:rFonts w:eastAsiaTheme="minorEastAsia" w:cs="Arial"/>
          <w:b w:val="0"/>
          <w:noProof/>
          <w:lang w:val="fr-FR" w:eastAsia="fr-FR"/>
        </w:rPr>
      </w:pPr>
      <w:hyperlink w:anchor="_Toc143083020" w:history="1">
        <w:r w:rsidRPr="00C42849">
          <w:rPr>
            <w:rStyle w:val="Hyperlink"/>
            <w:rFonts w:cs="Arial"/>
            <w:b w:val="0"/>
            <w:noProof/>
          </w:rPr>
          <w:t>4.6</w:t>
        </w:r>
        <w:r w:rsidRPr="00C42849">
          <w:rPr>
            <w:rFonts w:eastAsiaTheme="minorEastAsia" w:cs="Arial"/>
            <w:b w:val="0"/>
            <w:noProof/>
            <w:lang w:val="fr-FR" w:eastAsia="fr-FR"/>
          </w:rPr>
          <w:tab/>
        </w:r>
        <w:r w:rsidRPr="00C42849">
          <w:rPr>
            <w:rStyle w:val="Hyperlink"/>
            <w:rFonts w:cs="Arial"/>
            <w:b w:val="0"/>
            <w:noProof/>
          </w:rPr>
          <w:t>Display scale range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16</w:t>
        </w:r>
        <w:r w:rsidRPr="00C42849">
          <w:rPr>
            <w:rFonts w:cs="Arial"/>
            <w:b w:val="0"/>
            <w:noProof/>
            <w:webHidden/>
          </w:rPr>
          <w:fldChar w:fldCharType="end"/>
        </w:r>
      </w:hyperlink>
    </w:p>
    <w:p w14:paraId="2F70A181" w14:textId="77777777" w:rsidR="00C42849" w:rsidRPr="00C42849" w:rsidRDefault="00C42849">
      <w:pPr>
        <w:pStyle w:val="TOC2"/>
        <w:rPr>
          <w:rFonts w:eastAsiaTheme="minorEastAsia" w:cs="Arial"/>
          <w:b w:val="0"/>
          <w:noProof/>
          <w:lang w:val="fr-FR" w:eastAsia="fr-FR"/>
        </w:rPr>
      </w:pPr>
      <w:hyperlink w:anchor="_Toc143083021" w:history="1">
        <w:r w:rsidRPr="00C42849">
          <w:rPr>
            <w:rStyle w:val="Hyperlink"/>
            <w:rFonts w:cs="Arial"/>
            <w:b w:val="0"/>
            <w:noProof/>
          </w:rPr>
          <w:t>4.7</w:t>
        </w:r>
        <w:r w:rsidRPr="00C42849">
          <w:rPr>
            <w:rFonts w:eastAsiaTheme="minorEastAsia" w:cs="Arial"/>
            <w:b w:val="0"/>
            <w:noProof/>
            <w:lang w:val="fr-FR" w:eastAsia="fr-FR"/>
          </w:rPr>
          <w:tab/>
        </w:r>
        <w:r w:rsidRPr="00C42849">
          <w:rPr>
            <w:rStyle w:val="Hyperlink"/>
            <w:rFonts w:cs="Arial"/>
            <w:b w:val="0"/>
            <w:noProof/>
          </w:rPr>
          <w:t>Dataset loading and display order</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16</w:t>
        </w:r>
        <w:r w:rsidRPr="00C42849">
          <w:rPr>
            <w:rFonts w:cs="Arial"/>
            <w:b w:val="0"/>
            <w:noProof/>
            <w:webHidden/>
          </w:rPr>
          <w:fldChar w:fldCharType="end"/>
        </w:r>
      </w:hyperlink>
    </w:p>
    <w:p w14:paraId="0EF09B85" w14:textId="77777777" w:rsidR="00C42849" w:rsidRPr="00C42849" w:rsidRDefault="00C42849">
      <w:pPr>
        <w:pStyle w:val="TOC3"/>
        <w:rPr>
          <w:rFonts w:eastAsiaTheme="minorEastAsia" w:cs="Arial"/>
          <w:b w:val="0"/>
          <w:noProof/>
          <w:lang w:val="fr-FR" w:eastAsia="fr-FR"/>
        </w:rPr>
      </w:pPr>
      <w:hyperlink w:anchor="_Toc143083022" w:history="1">
        <w:r w:rsidRPr="00C42849">
          <w:rPr>
            <w:rStyle w:val="Hyperlink"/>
            <w:rFonts w:cs="Arial"/>
            <w:b w:val="0"/>
            <w:noProof/>
          </w:rPr>
          <w:t>4.7.1</w:t>
        </w:r>
        <w:r w:rsidRPr="00C42849">
          <w:rPr>
            <w:rFonts w:eastAsiaTheme="minorEastAsia" w:cs="Arial"/>
            <w:b w:val="0"/>
            <w:noProof/>
            <w:lang w:val="fr-FR" w:eastAsia="fr-FR"/>
          </w:rPr>
          <w:tab/>
        </w:r>
        <w:r w:rsidRPr="00C42849">
          <w:rPr>
            <w:rStyle w:val="Hyperlink"/>
            <w:rFonts w:cs="Arial"/>
            <w:b w:val="0"/>
            <w:noProof/>
          </w:rPr>
          <w:t>Dataset loading algorithm (dataset selection)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16</w:t>
        </w:r>
        <w:r w:rsidRPr="00C42849">
          <w:rPr>
            <w:rFonts w:cs="Arial"/>
            <w:b w:val="0"/>
            <w:noProof/>
            <w:webHidden/>
          </w:rPr>
          <w:fldChar w:fldCharType="end"/>
        </w:r>
      </w:hyperlink>
    </w:p>
    <w:p w14:paraId="3F8B05FF" w14:textId="77777777" w:rsidR="00C42849" w:rsidRPr="00C42849" w:rsidRDefault="00C42849">
      <w:pPr>
        <w:pStyle w:val="TOC3"/>
        <w:rPr>
          <w:rFonts w:eastAsiaTheme="minorEastAsia" w:cs="Arial"/>
          <w:b w:val="0"/>
          <w:noProof/>
          <w:lang w:val="fr-FR" w:eastAsia="fr-FR"/>
        </w:rPr>
      </w:pPr>
      <w:hyperlink w:anchor="_Toc143083023" w:history="1">
        <w:r w:rsidRPr="00C42849">
          <w:rPr>
            <w:rStyle w:val="Hyperlink"/>
            <w:rFonts w:cs="Arial"/>
            <w:b w:val="0"/>
            <w:noProof/>
          </w:rPr>
          <w:t>4.7.2</w:t>
        </w:r>
        <w:r w:rsidRPr="00C42849">
          <w:rPr>
            <w:rFonts w:eastAsiaTheme="minorEastAsia" w:cs="Arial"/>
            <w:b w:val="0"/>
            <w:noProof/>
            <w:lang w:val="fr-FR" w:eastAsia="fr-FR"/>
          </w:rPr>
          <w:tab/>
        </w:r>
        <w:r w:rsidRPr="00C42849">
          <w:rPr>
            <w:rStyle w:val="Hyperlink"/>
            <w:rFonts w:cs="Arial"/>
            <w:b w:val="0"/>
            <w:noProof/>
          </w:rPr>
          <w:t>Dataset display order (dataset rendering)</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16</w:t>
        </w:r>
        <w:r w:rsidRPr="00C42849">
          <w:rPr>
            <w:rFonts w:cs="Arial"/>
            <w:b w:val="0"/>
            <w:noProof/>
            <w:webHidden/>
          </w:rPr>
          <w:fldChar w:fldCharType="end"/>
        </w:r>
      </w:hyperlink>
    </w:p>
    <w:p w14:paraId="5371E8D1" w14:textId="77777777" w:rsidR="00C42849" w:rsidRPr="00C42849" w:rsidRDefault="00C42849">
      <w:pPr>
        <w:pStyle w:val="TOC2"/>
        <w:rPr>
          <w:rFonts w:eastAsiaTheme="minorEastAsia" w:cs="Arial"/>
          <w:b w:val="0"/>
          <w:noProof/>
          <w:lang w:val="fr-FR" w:eastAsia="fr-FR"/>
        </w:rPr>
      </w:pPr>
      <w:hyperlink w:anchor="_Toc143083024" w:history="1">
        <w:r w:rsidRPr="00C42849">
          <w:rPr>
            <w:rStyle w:val="Hyperlink"/>
            <w:rFonts w:cs="Arial"/>
            <w:b w:val="0"/>
            <w:noProof/>
          </w:rPr>
          <w:t>4.8</w:t>
        </w:r>
        <w:r w:rsidRPr="00C42849">
          <w:rPr>
            <w:rFonts w:eastAsiaTheme="minorEastAsia" w:cs="Arial"/>
            <w:b w:val="0"/>
            <w:noProof/>
            <w:lang w:val="fr-FR" w:eastAsia="fr-FR"/>
          </w:rPr>
          <w:tab/>
        </w:r>
        <w:r w:rsidRPr="00C42849">
          <w:rPr>
            <w:rStyle w:val="Hyperlink"/>
            <w:rFonts w:cs="Arial"/>
            <w:b w:val="0"/>
            <w:noProof/>
          </w:rPr>
          <w:t>Geometry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18</w:t>
        </w:r>
        <w:r w:rsidRPr="00C42849">
          <w:rPr>
            <w:rFonts w:cs="Arial"/>
            <w:b w:val="0"/>
            <w:noProof/>
            <w:webHidden/>
          </w:rPr>
          <w:fldChar w:fldCharType="end"/>
        </w:r>
      </w:hyperlink>
    </w:p>
    <w:p w14:paraId="53FD8A51" w14:textId="77777777" w:rsidR="00C42849" w:rsidRPr="00C42849" w:rsidRDefault="00C42849">
      <w:pPr>
        <w:pStyle w:val="TOC3"/>
        <w:rPr>
          <w:rFonts w:eastAsiaTheme="minorEastAsia" w:cs="Arial"/>
          <w:b w:val="0"/>
          <w:noProof/>
          <w:lang w:val="fr-FR" w:eastAsia="fr-FR"/>
        </w:rPr>
      </w:pPr>
      <w:hyperlink w:anchor="_Toc143083025" w:history="1">
        <w:r w:rsidRPr="00C42849">
          <w:rPr>
            <w:rStyle w:val="Hyperlink"/>
            <w:rFonts w:cs="Arial"/>
            <w:b w:val="0"/>
            <w:noProof/>
          </w:rPr>
          <w:t>4.8.1</w:t>
        </w:r>
        <w:r w:rsidRPr="00C42849">
          <w:rPr>
            <w:rFonts w:eastAsiaTheme="minorEastAsia" w:cs="Arial"/>
            <w:b w:val="0"/>
            <w:noProof/>
            <w:lang w:val="fr-FR" w:eastAsia="fr-FR"/>
          </w:rPr>
          <w:tab/>
        </w:r>
        <w:r w:rsidRPr="00C42849">
          <w:rPr>
            <w:rStyle w:val="Hyperlink"/>
            <w:rFonts w:cs="Arial"/>
            <w:b w:val="0"/>
            <w:noProof/>
          </w:rPr>
          <w:t>S-100 level 3a geometry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18</w:t>
        </w:r>
        <w:r w:rsidRPr="00C42849">
          <w:rPr>
            <w:rFonts w:cs="Arial"/>
            <w:b w:val="0"/>
            <w:noProof/>
            <w:webHidden/>
          </w:rPr>
          <w:fldChar w:fldCharType="end"/>
        </w:r>
      </w:hyperlink>
    </w:p>
    <w:p w14:paraId="40B030F3" w14:textId="77777777" w:rsidR="00C42849" w:rsidRPr="00C42849" w:rsidRDefault="00C42849">
      <w:pPr>
        <w:pStyle w:val="TOC3"/>
        <w:rPr>
          <w:rFonts w:eastAsiaTheme="minorEastAsia" w:cs="Arial"/>
          <w:b w:val="0"/>
          <w:noProof/>
          <w:lang w:val="fr-FR" w:eastAsia="fr-FR"/>
        </w:rPr>
      </w:pPr>
      <w:hyperlink w:anchor="_Toc143083026" w:history="1">
        <w:r w:rsidRPr="00C42849">
          <w:rPr>
            <w:rStyle w:val="Hyperlink"/>
            <w:rFonts w:cs="Arial"/>
            <w:b w:val="0"/>
            <w:noProof/>
          </w:rPr>
          <w:t>4.8.2</w:t>
        </w:r>
        <w:r w:rsidRPr="00C42849">
          <w:rPr>
            <w:rFonts w:eastAsiaTheme="minorEastAsia" w:cs="Arial"/>
            <w:b w:val="0"/>
            <w:noProof/>
            <w:lang w:val="fr-FR" w:eastAsia="fr-FR"/>
          </w:rPr>
          <w:tab/>
        </w:r>
        <w:r w:rsidRPr="00C42849">
          <w:rPr>
            <w:rStyle w:val="Hyperlink"/>
            <w:rFonts w:cs="Arial"/>
            <w:b w:val="0"/>
            <w:noProof/>
          </w:rPr>
          <w:t>Use of scale properties for feature to geometry relations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20</w:t>
        </w:r>
        <w:r w:rsidRPr="00C42849">
          <w:rPr>
            <w:rFonts w:cs="Arial"/>
            <w:b w:val="0"/>
            <w:noProof/>
            <w:webHidden/>
          </w:rPr>
          <w:fldChar w:fldCharType="end"/>
        </w:r>
      </w:hyperlink>
    </w:p>
    <w:p w14:paraId="4252A6DB" w14:textId="77777777" w:rsidR="00C42849" w:rsidRPr="00C42849" w:rsidRDefault="00C42849">
      <w:pPr>
        <w:pStyle w:val="TOC3"/>
        <w:rPr>
          <w:rFonts w:eastAsiaTheme="minorEastAsia" w:cs="Arial"/>
          <w:b w:val="0"/>
          <w:noProof/>
          <w:lang w:val="fr-FR" w:eastAsia="fr-FR"/>
        </w:rPr>
      </w:pPr>
      <w:hyperlink w:anchor="_Toc143083027" w:history="1">
        <w:r w:rsidRPr="00C42849">
          <w:rPr>
            <w:rStyle w:val="Hyperlink"/>
            <w:rFonts w:cs="Arial"/>
            <w:b w:val="0"/>
            <w:noProof/>
          </w:rPr>
          <w:t>4.8.3</w:t>
        </w:r>
        <w:r w:rsidRPr="00C42849">
          <w:rPr>
            <w:rFonts w:eastAsiaTheme="minorEastAsia" w:cs="Arial"/>
            <w:b w:val="0"/>
            <w:noProof/>
            <w:lang w:val="fr-FR" w:eastAsia="fr-FR"/>
          </w:rPr>
          <w:tab/>
        </w:r>
        <w:r w:rsidRPr="00C42849">
          <w:rPr>
            <w:rStyle w:val="Hyperlink"/>
            <w:rFonts w:cs="Arial"/>
            <w:b w:val="0"/>
            <w:noProof/>
          </w:rPr>
          <w:t>Masking</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20</w:t>
        </w:r>
        <w:r w:rsidRPr="00C42849">
          <w:rPr>
            <w:rFonts w:cs="Arial"/>
            <w:b w:val="0"/>
            <w:noProof/>
            <w:webHidden/>
          </w:rPr>
          <w:fldChar w:fldCharType="end"/>
        </w:r>
      </w:hyperlink>
    </w:p>
    <w:p w14:paraId="77D7EB75" w14:textId="77777777" w:rsidR="00C42849" w:rsidRPr="00C42849" w:rsidRDefault="00C42849">
      <w:pPr>
        <w:pStyle w:val="TOC1"/>
        <w:rPr>
          <w:rFonts w:eastAsiaTheme="minorEastAsia" w:cs="Arial"/>
          <w:b w:val="0"/>
          <w:noProof/>
          <w:lang w:val="fr-FR" w:eastAsia="fr-FR"/>
        </w:rPr>
      </w:pPr>
      <w:hyperlink w:anchor="_Toc143083028" w:history="1">
        <w:r w:rsidRPr="00C42849">
          <w:rPr>
            <w:rStyle w:val="Hyperlink"/>
            <w:rFonts w:cs="Arial"/>
            <w:b w:val="0"/>
            <w:noProof/>
          </w:rPr>
          <w:t>5</w:t>
        </w:r>
        <w:r w:rsidRPr="00C42849">
          <w:rPr>
            <w:rFonts w:eastAsiaTheme="minorEastAsia" w:cs="Arial"/>
            <w:b w:val="0"/>
            <w:noProof/>
            <w:lang w:val="fr-FR" w:eastAsia="fr-FR"/>
          </w:rPr>
          <w:tab/>
        </w:r>
        <w:r w:rsidRPr="00C42849">
          <w:rPr>
            <w:rStyle w:val="Hyperlink"/>
            <w:rFonts w:cs="Arial"/>
            <w:b w:val="0"/>
            <w:noProof/>
          </w:rPr>
          <w:t>Coordinate Reference Systems (CRS)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21</w:t>
        </w:r>
        <w:r w:rsidRPr="00C42849">
          <w:rPr>
            <w:rFonts w:cs="Arial"/>
            <w:b w:val="0"/>
            <w:noProof/>
            <w:webHidden/>
          </w:rPr>
          <w:fldChar w:fldCharType="end"/>
        </w:r>
      </w:hyperlink>
    </w:p>
    <w:p w14:paraId="3170E7C8" w14:textId="77777777" w:rsidR="00C42849" w:rsidRPr="00C42849" w:rsidRDefault="00C42849">
      <w:pPr>
        <w:pStyle w:val="TOC2"/>
        <w:rPr>
          <w:rFonts w:eastAsiaTheme="minorEastAsia" w:cs="Arial"/>
          <w:b w:val="0"/>
          <w:noProof/>
          <w:lang w:val="fr-FR" w:eastAsia="fr-FR"/>
        </w:rPr>
      </w:pPr>
      <w:hyperlink w:anchor="_Toc143083029" w:history="1">
        <w:r w:rsidRPr="00C42849">
          <w:rPr>
            <w:rStyle w:val="Hyperlink"/>
            <w:rFonts w:cs="Arial"/>
            <w:b w:val="0"/>
            <w:noProof/>
          </w:rPr>
          <w:t>5.1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_Toc143083029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21</w:t>
        </w:r>
        <w:r w:rsidRPr="00C42849">
          <w:rPr>
            <w:rFonts w:cs="Arial"/>
            <w:b w:val="0"/>
            <w:noProof/>
            <w:webHidden/>
          </w:rPr>
          <w:fldChar w:fldCharType="end"/>
        </w:r>
      </w:hyperlink>
    </w:p>
    <w:p w14:paraId="5378BC4C" w14:textId="77777777" w:rsidR="00C42849" w:rsidRPr="00C42849" w:rsidRDefault="00C42849">
      <w:pPr>
        <w:pStyle w:val="TOC2"/>
        <w:rPr>
          <w:rFonts w:eastAsiaTheme="minorEastAsia" w:cs="Arial"/>
          <w:b w:val="0"/>
          <w:noProof/>
          <w:lang w:val="fr-FR" w:eastAsia="fr-FR"/>
        </w:rPr>
      </w:pPr>
      <w:hyperlink w:anchor="_Toc143083030" w:history="1">
        <w:r w:rsidRPr="00C42849">
          <w:rPr>
            <w:rStyle w:val="Hyperlink"/>
            <w:rFonts w:cs="Arial"/>
            <w:b w:val="0"/>
            <w:noProof/>
          </w:rPr>
          <w:t>5.2</w:t>
        </w:r>
        <w:r w:rsidRPr="00C42849">
          <w:rPr>
            <w:rFonts w:eastAsiaTheme="minorEastAsia" w:cs="Arial"/>
            <w:b w:val="0"/>
            <w:noProof/>
            <w:lang w:val="fr-FR" w:eastAsia="fr-FR"/>
          </w:rPr>
          <w:tab/>
        </w:r>
        <w:r w:rsidRPr="00C42849">
          <w:rPr>
            <w:rStyle w:val="Hyperlink"/>
            <w:rFonts w:cs="Arial"/>
            <w:b w:val="0"/>
            <w:noProof/>
          </w:rPr>
          <w:t>Horizontal Coordinate Reference System</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21</w:t>
        </w:r>
        <w:r w:rsidRPr="00C42849">
          <w:rPr>
            <w:rFonts w:cs="Arial"/>
            <w:b w:val="0"/>
            <w:noProof/>
            <w:webHidden/>
          </w:rPr>
          <w:fldChar w:fldCharType="end"/>
        </w:r>
      </w:hyperlink>
    </w:p>
    <w:p w14:paraId="59DC84E0" w14:textId="77777777" w:rsidR="00C42849" w:rsidRPr="00C42849" w:rsidRDefault="00C42849">
      <w:pPr>
        <w:pStyle w:val="TOC2"/>
        <w:rPr>
          <w:rFonts w:eastAsiaTheme="minorEastAsia" w:cs="Arial"/>
          <w:b w:val="0"/>
          <w:noProof/>
          <w:lang w:val="fr-FR" w:eastAsia="fr-FR"/>
        </w:rPr>
      </w:pPr>
      <w:hyperlink w:anchor="_Toc143083031" w:history="1">
        <w:r w:rsidRPr="00C42849">
          <w:rPr>
            <w:rStyle w:val="Hyperlink"/>
            <w:rFonts w:cs="Arial"/>
            <w:b w:val="0"/>
            <w:noProof/>
          </w:rPr>
          <w:t>5.3</w:t>
        </w:r>
        <w:r w:rsidRPr="00C42849">
          <w:rPr>
            <w:rFonts w:eastAsiaTheme="minorEastAsia" w:cs="Arial"/>
            <w:b w:val="0"/>
            <w:noProof/>
            <w:lang w:val="fr-FR" w:eastAsia="fr-FR"/>
          </w:rPr>
          <w:tab/>
        </w:r>
        <w:r w:rsidRPr="00C42849">
          <w:rPr>
            <w:rStyle w:val="Hyperlink"/>
            <w:rFonts w:cs="Arial"/>
            <w:b w:val="0"/>
            <w:noProof/>
          </w:rPr>
          <w:t>Vertical CRS for Soundings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21</w:t>
        </w:r>
        <w:r w:rsidRPr="00C42849">
          <w:rPr>
            <w:rFonts w:cs="Arial"/>
            <w:b w:val="0"/>
            <w:noProof/>
            <w:webHidden/>
          </w:rPr>
          <w:fldChar w:fldCharType="end"/>
        </w:r>
      </w:hyperlink>
    </w:p>
    <w:p w14:paraId="7BE27A56" w14:textId="77777777" w:rsidR="00C42849" w:rsidRPr="00C42849" w:rsidRDefault="00C42849">
      <w:pPr>
        <w:pStyle w:val="TOC1"/>
        <w:rPr>
          <w:rFonts w:eastAsiaTheme="minorEastAsia" w:cs="Arial"/>
          <w:b w:val="0"/>
          <w:noProof/>
          <w:lang w:val="fr-FR" w:eastAsia="fr-FR"/>
        </w:rPr>
      </w:pPr>
      <w:hyperlink w:anchor="_Toc143083032" w:history="1">
        <w:r w:rsidRPr="00C42849">
          <w:rPr>
            <w:rStyle w:val="Hyperlink"/>
            <w:rFonts w:cs="Arial"/>
            <w:b w:val="0"/>
            <w:noProof/>
          </w:rPr>
          <w:t>6</w:t>
        </w:r>
        <w:r w:rsidRPr="00C42849">
          <w:rPr>
            <w:rFonts w:eastAsiaTheme="minorEastAsia" w:cs="Arial"/>
            <w:b w:val="0"/>
            <w:noProof/>
            <w:lang w:val="fr-FR" w:eastAsia="fr-FR"/>
          </w:rPr>
          <w:tab/>
        </w:r>
        <w:r w:rsidRPr="00C42849">
          <w:rPr>
            <w:rStyle w:val="Hyperlink"/>
            <w:rFonts w:cs="Arial"/>
            <w:b w:val="0"/>
            <w:noProof/>
          </w:rPr>
          <w:t>Data Quality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23</w:t>
        </w:r>
        <w:r w:rsidRPr="00C42849">
          <w:rPr>
            <w:rFonts w:cs="Arial"/>
            <w:b w:val="0"/>
            <w:noProof/>
            <w:webHidden/>
          </w:rPr>
          <w:fldChar w:fldCharType="end"/>
        </w:r>
      </w:hyperlink>
    </w:p>
    <w:p w14:paraId="3A7C23D6" w14:textId="77777777" w:rsidR="00C42849" w:rsidRPr="00C42849" w:rsidRDefault="00C42849">
      <w:pPr>
        <w:pStyle w:val="TOC2"/>
        <w:rPr>
          <w:rFonts w:eastAsiaTheme="minorEastAsia" w:cs="Arial"/>
          <w:b w:val="0"/>
          <w:noProof/>
          <w:lang w:val="fr-FR" w:eastAsia="fr-FR"/>
        </w:rPr>
      </w:pPr>
      <w:hyperlink w:anchor="_Toc143083033" w:history="1">
        <w:r w:rsidRPr="00C42849">
          <w:rPr>
            <w:rStyle w:val="Hyperlink"/>
            <w:rFonts w:cs="Arial"/>
            <w:b w:val="0"/>
            <w:noProof/>
          </w:rPr>
          <w:t>6.1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23</w:t>
        </w:r>
        <w:r w:rsidRPr="00C42849">
          <w:rPr>
            <w:rFonts w:cs="Arial"/>
            <w:b w:val="0"/>
            <w:noProof/>
            <w:webHidden/>
          </w:rPr>
          <w:fldChar w:fldCharType="end"/>
        </w:r>
      </w:hyperlink>
    </w:p>
    <w:p w14:paraId="4777A67A" w14:textId="77777777" w:rsidR="00C42849" w:rsidRPr="00C42849" w:rsidRDefault="00C42849">
      <w:pPr>
        <w:pStyle w:val="TOC2"/>
        <w:rPr>
          <w:rFonts w:eastAsiaTheme="minorEastAsia" w:cs="Arial"/>
          <w:b w:val="0"/>
          <w:noProof/>
          <w:lang w:val="fr-FR" w:eastAsia="fr-FR"/>
        </w:rPr>
      </w:pPr>
      <w:hyperlink w:anchor="_Toc143083034" w:history="1">
        <w:r w:rsidRPr="00C42849">
          <w:rPr>
            <w:rStyle w:val="Hyperlink"/>
            <w:rFonts w:cs="Arial"/>
            <w:b w:val="0"/>
            <w:noProof/>
          </w:rPr>
          <w:t>6.2</w:t>
        </w:r>
        <w:r w:rsidRPr="00C42849">
          <w:rPr>
            <w:rFonts w:eastAsiaTheme="minorEastAsia" w:cs="Arial"/>
            <w:b w:val="0"/>
            <w:noProof/>
            <w:lang w:val="fr-FR" w:eastAsia="fr-FR"/>
          </w:rPr>
          <w:tab/>
        </w:r>
        <w:r w:rsidRPr="00C42849">
          <w:rPr>
            <w:rStyle w:val="Hyperlink"/>
            <w:rFonts w:cs="Arial"/>
            <w:b w:val="0"/>
            <w:noProof/>
          </w:rPr>
          <w:t>Completeness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24</w:t>
        </w:r>
        <w:r w:rsidRPr="00C42849">
          <w:rPr>
            <w:rFonts w:cs="Arial"/>
            <w:b w:val="0"/>
            <w:noProof/>
            <w:webHidden/>
          </w:rPr>
          <w:fldChar w:fldCharType="end"/>
        </w:r>
      </w:hyperlink>
    </w:p>
    <w:p w14:paraId="543A7913" w14:textId="77777777" w:rsidR="00C42849" w:rsidRPr="00C42849" w:rsidRDefault="00C42849">
      <w:pPr>
        <w:pStyle w:val="TOC3"/>
        <w:rPr>
          <w:rFonts w:eastAsiaTheme="minorEastAsia" w:cs="Arial"/>
          <w:b w:val="0"/>
          <w:noProof/>
          <w:lang w:val="fr-FR" w:eastAsia="fr-FR"/>
        </w:rPr>
      </w:pPr>
      <w:hyperlink w:anchor="_Toc143083035" w:history="1">
        <w:r w:rsidRPr="00C42849">
          <w:rPr>
            <w:rStyle w:val="Hyperlink"/>
            <w:rFonts w:cs="Arial"/>
            <w:b w:val="0"/>
            <w:noProof/>
          </w:rPr>
          <w:t>6.2.1</w:t>
        </w:r>
        <w:r w:rsidRPr="00C42849">
          <w:rPr>
            <w:rFonts w:eastAsiaTheme="minorEastAsia" w:cs="Arial"/>
            <w:b w:val="0"/>
            <w:noProof/>
            <w:lang w:val="fr-FR" w:eastAsia="fr-FR"/>
          </w:rPr>
          <w:tab/>
        </w:r>
        <w:r w:rsidRPr="00C42849">
          <w:rPr>
            <w:rStyle w:val="Hyperlink"/>
            <w:rFonts w:cs="Arial"/>
            <w:b w:val="0"/>
            <w:noProof/>
          </w:rPr>
          <w:t>Commission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24</w:t>
        </w:r>
        <w:r w:rsidRPr="00C42849">
          <w:rPr>
            <w:rFonts w:cs="Arial"/>
            <w:b w:val="0"/>
            <w:noProof/>
            <w:webHidden/>
          </w:rPr>
          <w:fldChar w:fldCharType="end"/>
        </w:r>
      </w:hyperlink>
    </w:p>
    <w:p w14:paraId="6243B72D" w14:textId="77777777" w:rsidR="00C42849" w:rsidRPr="00C42849" w:rsidRDefault="00C42849">
      <w:pPr>
        <w:pStyle w:val="TOC3"/>
        <w:rPr>
          <w:rFonts w:eastAsiaTheme="minorEastAsia" w:cs="Arial"/>
          <w:b w:val="0"/>
          <w:noProof/>
          <w:lang w:val="fr-FR" w:eastAsia="fr-FR"/>
        </w:rPr>
      </w:pPr>
      <w:hyperlink w:anchor="_Toc143083036" w:history="1">
        <w:r w:rsidRPr="00C42849">
          <w:rPr>
            <w:rStyle w:val="Hyperlink"/>
            <w:rFonts w:cs="Arial"/>
            <w:b w:val="0"/>
            <w:noProof/>
          </w:rPr>
          <w:t>6.2.2</w:t>
        </w:r>
        <w:r w:rsidRPr="00C42849">
          <w:rPr>
            <w:rFonts w:eastAsiaTheme="minorEastAsia" w:cs="Arial"/>
            <w:b w:val="0"/>
            <w:noProof/>
            <w:lang w:val="fr-FR" w:eastAsia="fr-FR"/>
          </w:rPr>
          <w:tab/>
        </w:r>
        <w:r w:rsidRPr="00C42849">
          <w:rPr>
            <w:rStyle w:val="Hyperlink"/>
            <w:rFonts w:cs="Arial"/>
            <w:b w:val="0"/>
            <w:noProof/>
          </w:rPr>
          <w:t>Omission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24</w:t>
        </w:r>
        <w:r w:rsidRPr="00C42849">
          <w:rPr>
            <w:rFonts w:cs="Arial"/>
            <w:b w:val="0"/>
            <w:noProof/>
            <w:webHidden/>
          </w:rPr>
          <w:fldChar w:fldCharType="end"/>
        </w:r>
      </w:hyperlink>
    </w:p>
    <w:p w14:paraId="5AD71B0E" w14:textId="77777777" w:rsidR="00C42849" w:rsidRPr="00C42849" w:rsidRDefault="00C42849">
      <w:pPr>
        <w:pStyle w:val="TOC2"/>
        <w:rPr>
          <w:rFonts w:eastAsiaTheme="minorEastAsia" w:cs="Arial"/>
          <w:b w:val="0"/>
          <w:noProof/>
          <w:lang w:val="fr-FR" w:eastAsia="fr-FR"/>
        </w:rPr>
      </w:pPr>
      <w:hyperlink w:anchor="_Toc143083037" w:history="1">
        <w:r w:rsidRPr="00C42849">
          <w:rPr>
            <w:rStyle w:val="Hyperlink"/>
            <w:rFonts w:cs="Arial"/>
            <w:b w:val="0"/>
            <w:noProof/>
          </w:rPr>
          <w:t>6.3</w:t>
        </w:r>
        <w:r w:rsidRPr="00C42849">
          <w:rPr>
            <w:rFonts w:eastAsiaTheme="minorEastAsia" w:cs="Arial"/>
            <w:b w:val="0"/>
            <w:noProof/>
            <w:lang w:val="fr-FR" w:eastAsia="fr-FR"/>
          </w:rPr>
          <w:tab/>
        </w:r>
        <w:r w:rsidRPr="00C42849">
          <w:rPr>
            <w:rStyle w:val="Hyperlink"/>
            <w:rFonts w:cs="Arial"/>
            <w:b w:val="0"/>
            <w:noProof/>
          </w:rPr>
          <w:t>Logical consistency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24</w:t>
        </w:r>
        <w:r w:rsidRPr="00C42849">
          <w:rPr>
            <w:rFonts w:cs="Arial"/>
            <w:b w:val="0"/>
            <w:noProof/>
            <w:webHidden/>
          </w:rPr>
          <w:fldChar w:fldCharType="end"/>
        </w:r>
      </w:hyperlink>
    </w:p>
    <w:p w14:paraId="0935BC89" w14:textId="77777777" w:rsidR="00C42849" w:rsidRPr="00C42849" w:rsidRDefault="00C42849">
      <w:pPr>
        <w:pStyle w:val="TOC3"/>
        <w:rPr>
          <w:rFonts w:eastAsiaTheme="minorEastAsia" w:cs="Arial"/>
          <w:b w:val="0"/>
          <w:noProof/>
          <w:lang w:val="fr-FR" w:eastAsia="fr-FR"/>
        </w:rPr>
      </w:pPr>
      <w:hyperlink w:anchor="_Toc143083038" w:history="1">
        <w:r w:rsidRPr="00C42849">
          <w:rPr>
            <w:rStyle w:val="Hyperlink"/>
            <w:rFonts w:cs="Arial"/>
            <w:b w:val="0"/>
            <w:noProof/>
          </w:rPr>
          <w:t>6.3.1</w:t>
        </w:r>
        <w:r w:rsidRPr="00C42849">
          <w:rPr>
            <w:rFonts w:eastAsiaTheme="minorEastAsia" w:cs="Arial"/>
            <w:b w:val="0"/>
            <w:noProof/>
            <w:lang w:val="fr-FR" w:eastAsia="fr-FR"/>
          </w:rPr>
          <w:tab/>
        </w:r>
        <w:r w:rsidRPr="00C42849">
          <w:rPr>
            <w:rStyle w:val="Hyperlink"/>
            <w:rFonts w:cs="Arial"/>
            <w:b w:val="0"/>
            <w:noProof/>
          </w:rPr>
          <w:t>Conceptual consistency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24</w:t>
        </w:r>
        <w:r w:rsidRPr="00C42849">
          <w:rPr>
            <w:rFonts w:cs="Arial"/>
            <w:b w:val="0"/>
            <w:noProof/>
            <w:webHidden/>
          </w:rPr>
          <w:fldChar w:fldCharType="end"/>
        </w:r>
      </w:hyperlink>
    </w:p>
    <w:p w14:paraId="6D8E7C14" w14:textId="77777777" w:rsidR="00C42849" w:rsidRPr="00C42849" w:rsidRDefault="00C42849">
      <w:pPr>
        <w:pStyle w:val="TOC3"/>
        <w:rPr>
          <w:rFonts w:eastAsiaTheme="minorEastAsia" w:cs="Arial"/>
          <w:b w:val="0"/>
          <w:noProof/>
          <w:lang w:val="fr-FR" w:eastAsia="fr-FR"/>
        </w:rPr>
      </w:pPr>
      <w:hyperlink w:anchor="_Toc143083039" w:history="1">
        <w:r w:rsidRPr="00C42849">
          <w:rPr>
            <w:rStyle w:val="Hyperlink"/>
            <w:rFonts w:cs="Arial"/>
            <w:b w:val="0"/>
            <w:noProof/>
          </w:rPr>
          <w:t>6.3.2</w:t>
        </w:r>
        <w:r w:rsidRPr="00C42849">
          <w:rPr>
            <w:rFonts w:eastAsiaTheme="minorEastAsia" w:cs="Arial"/>
            <w:b w:val="0"/>
            <w:noProof/>
            <w:lang w:val="fr-FR" w:eastAsia="fr-FR"/>
          </w:rPr>
          <w:tab/>
        </w:r>
        <w:r w:rsidRPr="00C42849">
          <w:rPr>
            <w:rStyle w:val="Hyperlink"/>
            <w:rFonts w:cs="Arial"/>
            <w:b w:val="0"/>
            <w:noProof/>
          </w:rPr>
          <w:t>Domain consistency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_Toc143083039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24</w:t>
        </w:r>
        <w:r w:rsidRPr="00C42849">
          <w:rPr>
            <w:rFonts w:cs="Arial"/>
            <w:b w:val="0"/>
            <w:noProof/>
            <w:webHidden/>
          </w:rPr>
          <w:fldChar w:fldCharType="end"/>
        </w:r>
      </w:hyperlink>
    </w:p>
    <w:p w14:paraId="0E3B00D5" w14:textId="77777777" w:rsidR="00C42849" w:rsidRPr="00C42849" w:rsidRDefault="00C42849">
      <w:pPr>
        <w:pStyle w:val="TOC3"/>
        <w:rPr>
          <w:rFonts w:eastAsiaTheme="minorEastAsia" w:cs="Arial"/>
          <w:b w:val="0"/>
          <w:noProof/>
          <w:lang w:val="fr-FR" w:eastAsia="fr-FR"/>
        </w:rPr>
      </w:pPr>
      <w:hyperlink w:anchor="_Toc143083040" w:history="1">
        <w:r w:rsidRPr="00C42849">
          <w:rPr>
            <w:rStyle w:val="Hyperlink"/>
            <w:rFonts w:cs="Arial"/>
            <w:b w:val="0"/>
            <w:noProof/>
          </w:rPr>
          <w:t>6.3.3</w:t>
        </w:r>
        <w:r w:rsidRPr="00C42849">
          <w:rPr>
            <w:rFonts w:eastAsiaTheme="minorEastAsia" w:cs="Arial"/>
            <w:b w:val="0"/>
            <w:noProof/>
            <w:lang w:val="fr-FR" w:eastAsia="fr-FR"/>
          </w:rPr>
          <w:tab/>
        </w:r>
        <w:r w:rsidRPr="00C42849">
          <w:rPr>
            <w:rStyle w:val="Hyperlink"/>
            <w:rFonts w:cs="Arial"/>
            <w:b w:val="0"/>
            <w:noProof/>
          </w:rPr>
          <w:t>Format consistency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24</w:t>
        </w:r>
        <w:r w:rsidRPr="00C42849">
          <w:rPr>
            <w:rFonts w:cs="Arial"/>
            <w:b w:val="0"/>
            <w:noProof/>
            <w:webHidden/>
          </w:rPr>
          <w:fldChar w:fldCharType="end"/>
        </w:r>
      </w:hyperlink>
    </w:p>
    <w:p w14:paraId="089B9EB5" w14:textId="77777777" w:rsidR="00C42849" w:rsidRPr="00C42849" w:rsidRDefault="00C42849">
      <w:pPr>
        <w:pStyle w:val="TOC3"/>
        <w:rPr>
          <w:rFonts w:eastAsiaTheme="minorEastAsia" w:cs="Arial"/>
          <w:b w:val="0"/>
          <w:noProof/>
          <w:lang w:val="fr-FR" w:eastAsia="fr-FR"/>
        </w:rPr>
      </w:pPr>
      <w:hyperlink w:anchor="_Toc143083041" w:history="1">
        <w:r w:rsidRPr="00C42849">
          <w:rPr>
            <w:rStyle w:val="Hyperlink"/>
            <w:rFonts w:cs="Arial"/>
            <w:b w:val="0"/>
            <w:noProof/>
          </w:rPr>
          <w:t>6.3.4</w:t>
        </w:r>
        <w:r w:rsidRPr="00C42849">
          <w:rPr>
            <w:rFonts w:eastAsiaTheme="minorEastAsia" w:cs="Arial"/>
            <w:b w:val="0"/>
            <w:noProof/>
            <w:lang w:val="fr-FR" w:eastAsia="fr-FR"/>
          </w:rPr>
          <w:tab/>
        </w:r>
        <w:r w:rsidRPr="00C42849">
          <w:rPr>
            <w:rStyle w:val="Hyperlink"/>
            <w:rFonts w:cs="Arial"/>
            <w:b w:val="0"/>
            <w:noProof/>
          </w:rPr>
          <w:t>Topological consistency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25</w:t>
        </w:r>
        <w:r w:rsidRPr="00C42849">
          <w:rPr>
            <w:rFonts w:cs="Arial"/>
            <w:b w:val="0"/>
            <w:noProof/>
            <w:webHidden/>
          </w:rPr>
          <w:fldChar w:fldCharType="end"/>
        </w:r>
      </w:hyperlink>
    </w:p>
    <w:p w14:paraId="5524497D" w14:textId="77777777" w:rsidR="00C42849" w:rsidRPr="00C42849" w:rsidRDefault="00C42849">
      <w:pPr>
        <w:pStyle w:val="TOC2"/>
        <w:rPr>
          <w:rFonts w:eastAsiaTheme="minorEastAsia" w:cs="Arial"/>
          <w:b w:val="0"/>
          <w:noProof/>
          <w:lang w:val="fr-FR" w:eastAsia="fr-FR"/>
        </w:rPr>
      </w:pPr>
      <w:hyperlink w:anchor="_Toc143083042" w:history="1">
        <w:r w:rsidRPr="00C42849">
          <w:rPr>
            <w:rStyle w:val="Hyperlink"/>
            <w:rFonts w:cs="Arial"/>
            <w:b w:val="0"/>
            <w:noProof/>
          </w:rPr>
          <w:t>6.4</w:t>
        </w:r>
        <w:r w:rsidRPr="00C42849">
          <w:rPr>
            <w:rFonts w:eastAsiaTheme="minorEastAsia" w:cs="Arial"/>
            <w:b w:val="0"/>
            <w:noProof/>
            <w:lang w:val="fr-FR" w:eastAsia="fr-FR"/>
          </w:rPr>
          <w:tab/>
        </w:r>
        <w:r w:rsidRPr="00C42849">
          <w:rPr>
            <w:rStyle w:val="Hyperlink"/>
            <w:rFonts w:cs="Arial"/>
            <w:b w:val="0"/>
            <w:noProof/>
          </w:rPr>
          <w:t>Positional uncertainty and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25</w:t>
        </w:r>
        <w:r w:rsidRPr="00C42849">
          <w:rPr>
            <w:rFonts w:cs="Arial"/>
            <w:b w:val="0"/>
            <w:noProof/>
            <w:webHidden/>
          </w:rPr>
          <w:fldChar w:fldCharType="end"/>
        </w:r>
      </w:hyperlink>
    </w:p>
    <w:p w14:paraId="6C24220A" w14:textId="77777777" w:rsidR="00C42849" w:rsidRPr="00C42849" w:rsidRDefault="00C42849">
      <w:pPr>
        <w:pStyle w:val="TOC3"/>
        <w:rPr>
          <w:rFonts w:eastAsiaTheme="minorEastAsia" w:cs="Arial"/>
          <w:b w:val="0"/>
          <w:noProof/>
          <w:lang w:val="fr-FR" w:eastAsia="fr-FR"/>
        </w:rPr>
      </w:pPr>
      <w:hyperlink w:anchor="_Toc143083043" w:history="1">
        <w:r w:rsidRPr="00C42849">
          <w:rPr>
            <w:rStyle w:val="Hyperlink"/>
            <w:rFonts w:cs="Arial"/>
            <w:b w:val="0"/>
            <w:noProof/>
          </w:rPr>
          <w:t>6.4.1</w:t>
        </w:r>
        <w:r w:rsidRPr="00C42849">
          <w:rPr>
            <w:rFonts w:eastAsiaTheme="minorEastAsia" w:cs="Arial"/>
            <w:b w:val="0"/>
            <w:noProof/>
            <w:lang w:val="fr-FR" w:eastAsia="fr-FR"/>
          </w:rPr>
          <w:tab/>
        </w:r>
        <w:r w:rsidRPr="00C42849">
          <w:rPr>
            <w:rStyle w:val="Hyperlink"/>
            <w:rFonts w:cs="Arial"/>
            <w:b w:val="0"/>
            <w:noProof/>
          </w:rPr>
          <w:t>Absolute or external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25</w:t>
        </w:r>
        <w:r w:rsidRPr="00C42849">
          <w:rPr>
            <w:rFonts w:cs="Arial"/>
            <w:b w:val="0"/>
            <w:noProof/>
            <w:webHidden/>
          </w:rPr>
          <w:fldChar w:fldCharType="end"/>
        </w:r>
      </w:hyperlink>
    </w:p>
    <w:p w14:paraId="413ACD79" w14:textId="77777777" w:rsidR="00C42849" w:rsidRPr="00C42849" w:rsidRDefault="00C42849">
      <w:pPr>
        <w:pStyle w:val="TOC3"/>
        <w:rPr>
          <w:rFonts w:eastAsiaTheme="minorEastAsia" w:cs="Arial"/>
          <w:b w:val="0"/>
          <w:noProof/>
          <w:lang w:val="fr-FR" w:eastAsia="fr-FR"/>
        </w:rPr>
      </w:pPr>
      <w:hyperlink w:anchor="_Toc143083044" w:history="1">
        <w:r w:rsidRPr="00C42849">
          <w:rPr>
            <w:rStyle w:val="Hyperlink"/>
            <w:rFonts w:cs="Arial"/>
            <w:b w:val="0"/>
            <w:noProof/>
          </w:rPr>
          <w:t>6.4.2</w:t>
        </w:r>
        <w:r w:rsidRPr="00C42849">
          <w:rPr>
            <w:rFonts w:eastAsiaTheme="minorEastAsia" w:cs="Arial"/>
            <w:b w:val="0"/>
            <w:noProof/>
            <w:lang w:val="fr-FR" w:eastAsia="fr-FR"/>
          </w:rPr>
          <w:tab/>
        </w:r>
        <w:r w:rsidRPr="00C42849">
          <w:rPr>
            <w:rStyle w:val="Hyperlink"/>
            <w:rFonts w:cs="Arial"/>
            <w:b w:val="0"/>
            <w:noProof/>
          </w:rPr>
          <w:t>Vertical position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25</w:t>
        </w:r>
        <w:r w:rsidRPr="00C42849">
          <w:rPr>
            <w:rFonts w:cs="Arial"/>
            <w:b w:val="0"/>
            <w:noProof/>
            <w:webHidden/>
          </w:rPr>
          <w:fldChar w:fldCharType="end"/>
        </w:r>
      </w:hyperlink>
    </w:p>
    <w:p w14:paraId="07E96DE8" w14:textId="77777777" w:rsidR="00C42849" w:rsidRPr="00C42849" w:rsidRDefault="00C42849">
      <w:pPr>
        <w:pStyle w:val="TOC3"/>
        <w:rPr>
          <w:rFonts w:eastAsiaTheme="minorEastAsia" w:cs="Arial"/>
          <w:b w:val="0"/>
          <w:noProof/>
          <w:lang w:val="fr-FR" w:eastAsia="fr-FR"/>
        </w:rPr>
      </w:pPr>
      <w:hyperlink w:anchor="_Toc143083045" w:history="1">
        <w:r w:rsidRPr="00C42849">
          <w:rPr>
            <w:rStyle w:val="Hyperlink"/>
            <w:rFonts w:cs="Arial"/>
            <w:b w:val="0"/>
            <w:noProof/>
          </w:rPr>
          <w:t>6.4.3</w:t>
        </w:r>
        <w:r w:rsidRPr="00C42849">
          <w:rPr>
            <w:rFonts w:eastAsiaTheme="minorEastAsia" w:cs="Arial"/>
            <w:b w:val="0"/>
            <w:noProof/>
            <w:lang w:val="fr-FR" w:eastAsia="fr-FR"/>
          </w:rPr>
          <w:tab/>
        </w:r>
        <w:r w:rsidRPr="00C42849">
          <w:rPr>
            <w:rStyle w:val="Hyperlink"/>
            <w:rFonts w:cs="Arial"/>
            <w:b w:val="0"/>
            <w:noProof/>
          </w:rPr>
          <w:t>Horizontal position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25</w:t>
        </w:r>
        <w:r w:rsidRPr="00C42849">
          <w:rPr>
            <w:rFonts w:cs="Arial"/>
            <w:b w:val="0"/>
            <w:noProof/>
            <w:webHidden/>
          </w:rPr>
          <w:fldChar w:fldCharType="end"/>
        </w:r>
      </w:hyperlink>
    </w:p>
    <w:p w14:paraId="212A13AE" w14:textId="77777777" w:rsidR="00C42849" w:rsidRPr="00C42849" w:rsidRDefault="00C42849">
      <w:pPr>
        <w:pStyle w:val="TOC3"/>
        <w:rPr>
          <w:rFonts w:eastAsiaTheme="minorEastAsia" w:cs="Arial"/>
          <w:b w:val="0"/>
          <w:noProof/>
          <w:lang w:val="fr-FR" w:eastAsia="fr-FR"/>
        </w:rPr>
      </w:pPr>
      <w:hyperlink w:anchor="_Toc143083046" w:history="1">
        <w:r w:rsidRPr="00C42849">
          <w:rPr>
            <w:rStyle w:val="Hyperlink"/>
            <w:rFonts w:cs="Arial"/>
            <w:b w:val="0"/>
            <w:noProof/>
          </w:rPr>
          <w:t>6.4.4</w:t>
        </w:r>
        <w:r w:rsidRPr="00C42849">
          <w:rPr>
            <w:rFonts w:eastAsiaTheme="minorEastAsia" w:cs="Arial"/>
            <w:b w:val="0"/>
            <w:noProof/>
            <w:lang w:val="fr-FR" w:eastAsia="fr-FR"/>
          </w:rPr>
          <w:tab/>
        </w:r>
        <w:r w:rsidRPr="00C42849">
          <w:rPr>
            <w:rStyle w:val="Hyperlink"/>
            <w:rFonts w:cs="Arial"/>
            <w:b w:val="0"/>
            <w:noProof/>
          </w:rPr>
          <w:t>Relative or internal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26</w:t>
        </w:r>
        <w:r w:rsidRPr="00C42849">
          <w:rPr>
            <w:rFonts w:cs="Arial"/>
            <w:b w:val="0"/>
            <w:noProof/>
            <w:webHidden/>
          </w:rPr>
          <w:fldChar w:fldCharType="end"/>
        </w:r>
      </w:hyperlink>
    </w:p>
    <w:p w14:paraId="6641CF1A" w14:textId="77777777" w:rsidR="00C42849" w:rsidRPr="00C42849" w:rsidRDefault="00C42849">
      <w:pPr>
        <w:pStyle w:val="TOC3"/>
        <w:rPr>
          <w:rFonts w:eastAsiaTheme="minorEastAsia" w:cs="Arial"/>
          <w:b w:val="0"/>
          <w:noProof/>
          <w:lang w:val="fr-FR" w:eastAsia="fr-FR"/>
        </w:rPr>
      </w:pPr>
      <w:hyperlink w:anchor="_Toc143083047" w:history="1">
        <w:r w:rsidRPr="00C42849">
          <w:rPr>
            <w:rStyle w:val="Hyperlink"/>
            <w:rFonts w:cs="Arial"/>
            <w:b w:val="0"/>
            <w:noProof/>
          </w:rPr>
          <w:t>6.4.5</w:t>
        </w:r>
        <w:r w:rsidRPr="00C42849">
          <w:rPr>
            <w:rFonts w:eastAsiaTheme="minorEastAsia" w:cs="Arial"/>
            <w:b w:val="0"/>
            <w:noProof/>
            <w:lang w:val="fr-FR" w:eastAsia="fr-FR"/>
          </w:rPr>
          <w:tab/>
        </w:r>
        <w:r w:rsidRPr="00C42849">
          <w:rPr>
            <w:rStyle w:val="Hyperlink"/>
            <w:rFonts w:cs="Arial"/>
            <w:b w:val="0"/>
            <w:noProof/>
          </w:rPr>
          <w:t>Gridded data positional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26</w:t>
        </w:r>
        <w:r w:rsidRPr="00C42849">
          <w:rPr>
            <w:rFonts w:cs="Arial"/>
            <w:b w:val="0"/>
            <w:noProof/>
            <w:webHidden/>
          </w:rPr>
          <w:fldChar w:fldCharType="end"/>
        </w:r>
      </w:hyperlink>
    </w:p>
    <w:p w14:paraId="05B310EF" w14:textId="77777777" w:rsidR="00C42849" w:rsidRPr="00C42849" w:rsidRDefault="00C42849">
      <w:pPr>
        <w:pStyle w:val="TOC2"/>
        <w:rPr>
          <w:rFonts w:eastAsiaTheme="minorEastAsia" w:cs="Arial"/>
          <w:b w:val="0"/>
          <w:noProof/>
          <w:lang w:val="fr-FR" w:eastAsia="fr-FR"/>
        </w:rPr>
      </w:pPr>
      <w:hyperlink w:anchor="_Toc143083048" w:history="1">
        <w:r w:rsidRPr="00C42849">
          <w:rPr>
            <w:rStyle w:val="Hyperlink"/>
            <w:rFonts w:cs="Arial"/>
            <w:b w:val="0"/>
            <w:noProof/>
          </w:rPr>
          <w:t>6.5</w:t>
        </w:r>
        <w:r w:rsidRPr="00C42849">
          <w:rPr>
            <w:rFonts w:eastAsiaTheme="minorEastAsia" w:cs="Arial"/>
            <w:b w:val="0"/>
            <w:noProof/>
            <w:lang w:val="fr-FR" w:eastAsia="fr-FR"/>
          </w:rPr>
          <w:tab/>
        </w:r>
        <w:r w:rsidRPr="00C42849">
          <w:rPr>
            <w:rStyle w:val="Hyperlink"/>
            <w:rFonts w:cs="Arial"/>
            <w:b w:val="0"/>
            <w:noProof/>
          </w:rPr>
          <w:t>Thematic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26</w:t>
        </w:r>
        <w:r w:rsidRPr="00C42849">
          <w:rPr>
            <w:rFonts w:cs="Arial"/>
            <w:b w:val="0"/>
            <w:noProof/>
            <w:webHidden/>
          </w:rPr>
          <w:fldChar w:fldCharType="end"/>
        </w:r>
      </w:hyperlink>
    </w:p>
    <w:p w14:paraId="419D574C" w14:textId="77777777" w:rsidR="00C42849" w:rsidRPr="00C42849" w:rsidRDefault="00C42849">
      <w:pPr>
        <w:pStyle w:val="TOC3"/>
        <w:rPr>
          <w:rFonts w:eastAsiaTheme="minorEastAsia" w:cs="Arial"/>
          <w:b w:val="0"/>
          <w:noProof/>
          <w:lang w:val="fr-FR" w:eastAsia="fr-FR"/>
        </w:rPr>
      </w:pPr>
      <w:hyperlink w:anchor="_Toc143083049" w:history="1">
        <w:r w:rsidRPr="00C42849">
          <w:rPr>
            <w:rStyle w:val="Hyperlink"/>
            <w:rFonts w:cs="Arial"/>
            <w:b w:val="0"/>
            <w:noProof/>
          </w:rPr>
          <w:t>6.5.1</w:t>
        </w:r>
        <w:r w:rsidRPr="00C42849">
          <w:rPr>
            <w:rFonts w:eastAsiaTheme="minorEastAsia" w:cs="Arial"/>
            <w:b w:val="0"/>
            <w:noProof/>
            <w:lang w:val="fr-FR" w:eastAsia="fr-FR"/>
          </w:rPr>
          <w:tab/>
        </w:r>
        <w:r w:rsidRPr="00C42849">
          <w:rPr>
            <w:rStyle w:val="Hyperlink"/>
            <w:rFonts w:cs="Arial"/>
            <w:b w:val="0"/>
            <w:noProof/>
          </w:rPr>
          <w:t>Thematic classification correctness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_Toc143083049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26</w:t>
        </w:r>
        <w:r w:rsidRPr="00C42849">
          <w:rPr>
            <w:rFonts w:cs="Arial"/>
            <w:b w:val="0"/>
            <w:noProof/>
            <w:webHidden/>
          </w:rPr>
          <w:fldChar w:fldCharType="end"/>
        </w:r>
      </w:hyperlink>
    </w:p>
    <w:p w14:paraId="4C2ADA79" w14:textId="77777777" w:rsidR="00C42849" w:rsidRPr="00C42849" w:rsidRDefault="00C42849">
      <w:pPr>
        <w:pStyle w:val="TOC3"/>
        <w:rPr>
          <w:rFonts w:eastAsiaTheme="minorEastAsia" w:cs="Arial"/>
          <w:b w:val="0"/>
          <w:noProof/>
          <w:lang w:val="fr-FR" w:eastAsia="fr-FR"/>
        </w:rPr>
      </w:pPr>
      <w:hyperlink w:anchor="_Toc143083050" w:history="1">
        <w:r w:rsidRPr="00C42849">
          <w:rPr>
            <w:rStyle w:val="Hyperlink"/>
            <w:rFonts w:cs="Arial"/>
            <w:b w:val="0"/>
            <w:noProof/>
          </w:rPr>
          <w:t>6.5.2</w:t>
        </w:r>
        <w:r w:rsidRPr="00C42849">
          <w:rPr>
            <w:rFonts w:eastAsiaTheme="minorEastAsia" w:cs="Arial"/>
            <w:b w:val="0"/>
            <w:noProof/>
            <w:lang w:val="fr-FR" w:eastAsia="fr-FR"/>
          </w:rPr>
          <w:tab/>
        </w:r>
        <w:r w:rsidRPr="00C42849">
          <w:rPr>
            <w:rStyle w:val="Hyperlink"/>
            <w:rFonts w:cs="Arial"/>
            <w:b w:val="0"/>
            <w:noProof/>
          </w:rPr>
          <w:t>Non-quantitative attribute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26</w:t>
        </w:r>
        <w:r w:rsidRPr="00C42849">
          <w:rPr>
            <w:rFonts w:cs="Arial"/>
            <w:b w:val="0"/>
            <w:noProof/>
            <w:webHidden/>
          </w:rPr>
          <w:fldChar w:fldCharType="end"/>
        </w:r>
      </w:hyperlink>
    </w:p>
    <w:p w14:paraId="230C21F6" w14:textId="77777777" w:rsidR="00C42849" w:rsidRPr="00C42849" w:rsidRDefault="00C42849">
      <w:pPr>
        <w:pStyle w:val="TOC3"/>
        <w:rPr>
          <w:rFonts w:eastAsiaTheme="minorEastAsia" w:cs="Arial"/>
          <w:b w:val="0"/>
          <w:noProof/>
          <w:lang w:val="fr-FR" w:eastAsia="fr-FR"/>
        </w:rPr>
      </w:pPr>
      <w:hyperlink w:anchor="_Toc143083051" w:history="1">
        <w:r w:rsidRPr="00C42849">
          <w:rPr>
            <w:rStyle w:val="Hyperlink"/>
            <w:rFonts w:cs="Arial"/>
            <w:b w:val="0"/>
            <w:noProof/>
          </w:rPr>
          <w:t>6.5.3</w:t>
        </w:r>
        <w:r w:rsidRPr="00C42849">
          <w:rPr>
            <w:rFonts w:eastAsiaTheme="minorEastAsia" w:cs="Arial"/>
            <w:b w:val="0"/>
            <w:noProof/>
            <w:lang w:val="fr-FR" w:eastAsia="fr-FR"/>
          </w:rPr>
          <w:tab/>
        </w:r>
        <w:r w:rsidRPr="00C42849">
          <w:rPr>
            <w:rStyle w:val="Hyperlink"/>
            <w:rFonts w:cs="Arial"/>
            <w:b w:val="0"/>
            <w:noProof/>
          </w:rPr>
          <w:t>Quantitative attribute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26</w:t>
        </w:r>
        <w:r w:rsidRPr="00C42849">
          <w:rPr>
            <w:rFonts w:cs="Arial"/>
            <w:b w:val="0"/>
            <w:noProof/>
            <w:webHidden/>
          </w:rPr>
          <w:fldChar w:fldCharType="end"/>
        </w:r>
      </w:hyperlink>
    </w:p>
    <w:p w14:paraId="237F9137" w14:textId="77777777" w:rsidR="00C42849" w:rsidRPr="00C42849" w:rsidRDefault="00C42849">
      <w:pPr>
        <w:pStyle w:val="TOC2"/>
        <w:rPr>
          <w:rFonts w:eastAsiaTheme="minorEastAsia" w:cs="Arial"/>
          <w:b w:val="0"/>
          <w:noProof/>
          <w:lang w:val="fr-FR" w:eastAsia="fr-FR"/>
        </w:rPr>
      </w:pPr>
      <w:hyperlink w:anchor="_Toc143083052" w:history="1">
        <w:r w:rsidRPr="00C42849">
          <w:rPr>
            <w:rStyle w:val="Hyperlink"/>
            <w:rFonts w:cs="Arial"/>
            <w:b w:val="0"/>
            <w:noProof/>
          </w:rPr>
          <w:t>6.6</w:t>
        </w:r>
        <w:r w:rsidRPr="00C42849">
          <w:rPr>
            <w:rFonts w:eastAsiaTheme="minorEastAsia" w:cs="Arial"/>
            <w:b w:val="0"/>
            <w:noProof/>
            <w:lang w:val="fr-FR" w:eastAsia="fr-FR"/>
          </w:rPr>
          <w:tab/>
        </w:r>
        <w:r w:rsidRPr="00C42849">
          <w:rPr>
            <w:rStyle w:val="Hyperlink"/>
            <w:rFonts w:cs="Arial"/>
            <w:b w:val="0"/>
            <w:noProof/>
          </w:rPr>
          <w:t>Temporal quality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27</w:t>
        </w:r>
        <w:r w:rsidRPr="00C42849">
          <w:rPr>
            <w:rFonts w:cs="Arial"/>
            <w:b w:val="0"/>
            <w:noProof/>
            <w:webHidden/>
          </w:rPr>
          <w:fldChar w:fldCharType="end"/>
        </w:r>
      </w:hyperlink>
    </w:p>
    <w:p w14:paraId="6FF2C351" w14:textId="77777777" w:rsidR="00C42849" w:rsidRPr="00C42849" w:rsidRDefault="00C42849">
      <w:pPr>
        <w:pStyle w:val="TOC3"/>
        <w:rPr>
          <w:rFonts w:eastAsiaTheme="minorEastAsia" w:cs="Arial"/>
          <w:b w:val="0"/>
          <w:noProof/>
          <w:lang w:val="fr-FR" w:eastAsia="fr-FR"/>
        </w:rPr>
      </w:pPr>
      <w:hyperlink w:anchor="_Toc143083053" w:history="1">
        <w:r w:rsidRPr="00C42849">
          <w:rPr>
            <w:rStyle w:val="Hyperlink"/>
            <w:rFonts w:cs="Arial"/>
            <w:b w:val="0"/>
            <w:noProof/>
          </w:rPr>
          <w:t>6.6.1</w:t>
        </w:r>
        <w:r w:rsidRPr="00C42849">
          <w:rPr>
            <w:rFonts w:eastAsiaTheme="minorEastAsia" w:cs="Arial"/>
            <w:b w:val="0"/>
            <w:noProof/>
            <w:lang w:val="fr-FR" w:eastAsia="fr-FR"/>
          </w:rPr>
          <w:tab/>
        </w:r>
        <w:r w:rsidRPr="00C42849">
          <w:rPr>
            <w:rStyle w:val="Hyperlink"/>
            <w:rFonts w:cs="Arial"/>
            <w:b w:val="0"/>
            <w:noProof/>
          </w:rPr>
          <w:t>Temporal consistency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27</w:t>
        </w:r>
        <w:r w:rsidRPr="00C42849">
          <w:rPr>
            <w:rFonts w:cs="Arial"/>
            <w:b w:val="0"/>
            <w:noProof/>
            <w:webHidden/>
          </w:rPr>
          <w:fldChar w:fldCharType="end"/>
        </w:r>
      </w:hyperlink>
    </w:p>
    <w:p w14:paraId="4F3C008C" w14:textId="77777777" w:rsidR="00C42849" w:rsidRPr="00C42849" w:rsidRDefault="00C42849">
      <w:pPr>
        <w:pStyle w:val="TOC3"/>
        <w:rPr>
          <w:rFonts w:eastAsiaTheme="minorEastAsia" w:cs="Arial"/>
          <w:b w:val="0"/>
          <w:noProof/>
          <w:lang w:val="fr-FR" w:eastAsia="fr-FR"/>
        </w:rPr>
      </w:pPr>
      <w:hyperlink w:anchor="_Toc143083054" w:history="1">
        <w:r w:rsidRPr="00C42849">
          <w:rPr>
            <w:rStyle w:val="Hyperlink"/>
            <w:rFonts w:cs="Arial"/>
            <w:b w:val="0"/>
            <w:noProof/>
          </w:rPr>
          <w:t>6.6.2</w:t>
        </w:r>
        <w:r w:rsidRPr="00C42849">
          <w:rPr>
            <w:rFonts w:eastAsiaTheme="minorEastAsia" w:cs="Arial"/>
            <w:b w:val="0"/>
            <w:noProof/>
            <w:lang w:val="fr-FR" w:eastAsia="fr-FR"/>
          </w:rPr>
          <w:tab/>
        </w:r>
        <w:r w:rsidRPr="00C42849">
          <w:rPr>
            <w:rStyle w:val="Hyperlink"/>
            <w:rFonts w:cs="Arial"/>
            <w:b w:val="0"/>
            <w:noProof/>
          </w:rPr>
          <w:t>Temporal validity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27</w:t>
        </w:r>
        <w:r w:rsidRPr="00C42849">
          <w:rPr>
            <w:rFonts w:cs="Arial"/>
            <w:b w:val="0"/>
            <w:noProof/>
            <w:webHidden/>
          </w:rPr>
          <w:fldChar w:fldCharType="end"/>
        </w:r>
      </w:hyperlink>
    </w:p>
    <w:p w14:paraId="4BEDDA18" w14:textId="77777777" w:rsidR="00C42849" w:rsidRPr="00C42849" w:rsidRDefault="00C42849">
      <w:pPr>
        <w:pStyle w:val="TOC3"/>
        <w:rPr>
          <w:rFonts w:eastAsiaTheme="minorEastAsia" w:cs="Arial"/>
          <w:b w:val="0"/>
          <w:noProof/>
          <w:lang w:val="fr-FR" w:eastAsia="fr-FR"/>
        </w:rPr>
      </w:pPr>
      <w:hyperlink w:anchor="_Toc143083055" w:history="1">
        <w:r w:rsidRPr="00C42849">
          <w:rPr>
            <w:rStyle w:val="Hyperlink"/>
            <w:rFonts w:cs="Arial"/>
            <w:b w:val="0"/>
            <w:noProof/>
          </w:rPr>
          <w:t>6.6.3</w:t>
        </w:r>
        <w:r w:rsidRPr="00C42849">
          <w:rPr>
            <w:rFonts w:eastAsiaTheme="minorEastAsia" w:cs="Arial"/>
            <w:b w:val="0"/>
            <w:noProof/>
            <w:lang w:val="fr-FR" w:eastAsia="fr-FR"/>
          </w:rPr>
          <w:tab/>
        </w:r>
        <w:r w:rsidRPr="00C42849">
          <w:rPr>
            <w:rStyle w:val="Hyperlink"/>
            <w:rFonts w:cs="Arial"/>
            <w:b w:val="0"/>
            <w:noProof/>
          </w:rPr>
          <w:t>Temporal accuracy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27</w:t>
        </w:r>
        <w:r w:rsidRPr="00C42849">
          <w:rPr>
            <w:rFonts w:cs="Arial"/>
            <w:b w:val="0"/>
            <w:noProof/>
            <w:webHidden/>
          </w:rPr>
          <w:fldChar w:fldCharType="end"/>
        </w:r>
      </w:hyperlink>
    </w:p>
    <w:p w14:paraId="7ED49F62" w14:textId="77777777" w:rsidR="00C42849" w:rsidRPr="00C42849" w:rsidRDefault="00C42849">
      <w:pPr>
        <w:pStyle w:val="TOC2"/>
        <w:rPr>
          <w:rFonts w:eastAsiaTheme="minorEastAsia" w:cs="Arial"/>
          <w:b w:val="0"/>
          <w:noProof/>
          <w:lang w:val="fr-FR" w:eastAsia="fr-FR"/>
        </w:rPr>
      </w:pPr>
      <w:hyperlink w:anchor="_Toc143083056" w:history="1">
        <w:r w:rsidRPr="00C42849">
          <w:rPr>
            <w:rStyle w:val="Hyperlink"/>
            <w:rFonts w:cs="Arial"/>
            <w:b w:val="0"/>
            <w:noProof/>
          </w:rPr>
          <w:t>6.7</w:t>
        </w:r>
        <w:r w:rsidRPr="00C42849">
          <w:rPr>
            <w:rFonts w:eastAsiaTheme="minorEastAsia" w:cs="Arial"/>
            <w:b w:val="0"/>
            <w:noProof/>
            <w:lang w:val="fr-FR" w:eastAsia="fr-FR"/>
          </w:rPr>
          <w:tab/>
        </w:r>
        <w:r w:rsidRPr="00C42849">
          <w:rPr>
            <w:rStyle w:val="Hyperlink"/>
            <w:rFonts w:cs="Arial"/>
            <w:b w:val="0"/>
            <w:noProof/>
          </w:rPr>
          <w:t>Aggregation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27</w:t>
        </w:r>
        <w:r w:rsidRPr="00C42849">
          <w:rPr>
            <w:rFonts w:cs="Arial"/>
            <w:b w:val="0"/>
            <w:noProof/>
            <w:webHidden/>
          </w:rPr>
          <w:fldChar w:fldCharType="end"/>
        </w:r>
      </w:hyperlink>
    </w:p>
    <w:p w14:paraId="3DF37C8C" w14:textId="77777777" w:rsidR="00C42849" w:rsidRPr="00C42849" w:rsidRDefault="00C42849">
      <w:pPr>
        <w:pStyle w:val="TOC2"/>
        <w:rPr>
          <w:rFonts w:eastAsiaTheme="minorEastAsia" w:cs="Arial"/>
          <w:b w:val="0"/>
          <w:noProof/>
          <w:lang w:val="fr-FR" w:eastAsia="fr-FR"/>
        </w:rPr>
      </w:pPr>
      <w:hyperlink w:anchor="_Toc143083057" w:history="1">
        <w:r w:rsidRPr="00C42849">
          <w:rPr>
            <w:rStyle w:val="Hyperlink"/>
            <w:rFonts w:cs="Arial"/>
            <w:b w:val="0"/>
            <w:noProof/>
          </w:rPr>
          <w:t>6.8</w:t>
        </w:r>
        <w:r w:rsidRPr="00C42849">
          <w:rPr>
            <w:rFonts w:eastAsiaTheme="minorEastAsia" w:cs="Arial"/>
            <w:b w:val="0"/>
            <w:noProof/>
            <w:lang w:val="fr-FR" w:eastAsia="fr-FR"/>
          </w:rPr>
          <w:tab/>
        </w:r>
        <w:r w:rsidRPr="00C42849">
          <w:rPr>
            <w:rStyle w:val="Hyperlink"/>
            <w:rFonts w:cs="Arial"/>
            <w:b w:val="0"/>
            <w:noProof/>
            <w:lang w:val="en-US"/>
          </w:rPr>
          <w:t>Quality measure element</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28</w:t>
        </w:r>
        <w:r w:rsidRPr="00C42849">
          <w:rPr>
            <w:rFonts w:cs="Arial"/>
            <w:b w:val="0"/>
            <w:noProof/>
            <w:webHidden/>
          </w:rPr>
          <w:fldChar w:fldCharType="end"/>
        </w:r>
      </w:hyperlink>
    </w:p>
    <w:p w14:paraId="40FDC9C5" w14:textId="77777777" w:rsidR="00C42849" w:rsidRPr="00C42849" w:rsidRDefault="00C42849">
      <w:pPr>
        <w:pStyle w:val="TOC2"/>
        <w:rPr>
          <w:rFonts w:eastAsiaTheme="minorEastAsia" w:cs="Arial"/>
          <w:b w:val="0"/>
          <w:noProof/>
          <w:lang w:val="fr-FR" w:eastAsia="fr-FR"/>
        </w:rPr>
      </w:pPr>
      <w:hyperlink w:anchor="_Toc143083058" w:history="1">
        <w:r w:rsidRPr="00C42849">
          <w:rPr>
            <w:rStyle w:val="Hyperlink"/>
            <w:rFonts w:cs="Arial"/>
            <w:b w:val="0"/>
            <w:noProof/>
          </w:rPr>
          <w:t>6.9</w:t>
        </w:r>
        <w:r w:rsidRPr="00C42849">
          <w:rPr>
            <w:rFonts w:eastAsiaTheme="minorEastAsia" w:cs="Arial"/>
            <w:b w:val="0"/>
            <w:noProof/>
            <w:lang w:val="fr-FR" w:eastAsia="fr-FR"/>
          </w:rPr>
          <w:tab/>
        </w:r>
        <w:r w:rsidRPr="00C42849">
          <w:rPr>
            <w:rStyle w:val="Hyperlink"/>
            <w:rFonts w:cs="Arial"/>
            <w:b w:val="0"/>
            <w:noProof/>
          </w:rPr>
          <w:t>Data compliance and usability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32</w:t>
        </w:r>
        <w:r w:rsidRPr="00C42849">
          <w:rPr>
            <w:rFonts w:cs="Arial"/>
            <w:b w:val="0"/>
            <w:noProof/>
            <w:webHidden/>
          </w:rPr>
          <w:fldChar w:fldCharType="end"/>
        </w:r>
      </w:hyperlink>
    </w:p>
    <w:p w14:paraId="63326C45" w14:textId="77777777" w:rsidR="00C42849" w:rsidRPr="00C42849" w:rsidRDefault="00C42849">
      <w:pPr>
        <w:pStyle w:val="TOC1"/>
        <w:rPr>
          <w:rFonts w:eastAsiaTheme="minorEastAsia" w:cs="Arial"/>
          <w:b w:val="0"/>
          <w:noProof/>
          <w:lang w:val="fr-FR" w:eastAsia="fr-FR"/>
        </w:rPr>
      </w:pPr>
      <w:hyperlink w:anchor="_Toc143083059" w:history="1">
        <w:r w:rsidRPr="00C42849">
          <w:rPr>
            <w:rStyle w:val="Hyperlink"/>
            <w:rFonts w:cs="Arial"/>
            <w:b w:val="0"/>
            <w:noProof/>
          </w:rPr>
          <w:t>7</w:t>
        </w:r>
        <w:r w:rsidRPr="00C42849">
          <w:rPr>
            <w:rFonts w:eastAsiaTheme="minorEastAsia" w:cs="Arial"/>
            <w:b w:val="0"/>
            <w:noProof/>
            <w:lang w:val="fr-FR" w:eastAsia="fr-FR"/>
          </w:rPr>
          <w:tab/>
        </w:r>
        <w:r w:rsidRPr="00C42849">
          <w:rPr>
            <w:rStyle w:val="Hyperlink"/>
            <w:rFonts w:cs="Arial"/>
            <w:b w:val="0"/>
            <w:noProof/>
          </w:rPr>
          <w:t>Data Capture and Classification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_Toc143083059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32</w:t>
        </w:r>
        <w:r w:rsidRPr="00C42849">
          <w:rPr>
            <w:rFonts w:cs="Arial"/>
            <w:b w:val="0"/>
            <w:noProof/>
            <w:webHidden/>
          </w:rPr>
          <w:fldChar w:fldCharType="end"/>
        </w:r>
      </w:hyperlink>
    </w:p>
    <w:p w14:paraId="20708DE0" w14:textId="77777777" w:rsidR="00C42849" w:rsidRPr="00C42849" w:rsidRDefault="00C42849">
      <w:pPr>
        <w:pStyle w:val="TOC1"/>
        <w:rPr>
          <w:rFonts w:eastAsiaTheme="minorEastAsia" w:cs="Arial"/>
          <w:b w:val="0"/>
          <w:noProof/>
          <w:lang w:val="fr-FR" w:eastAsia="fr-FR"/>
        </w:rPr>
      </w:pPr>
      <w:hyperlink w:anchor="_Toc143083060" w:history="1">
        <w:r w:rsidRPr="00C42849">
          <w:rPr>
            <w:rStyle w:val="Hyperlink"/>
            <w:rFonts w:cs="Arial"/>
            <w:b w:val="0"/>
            <w:noProof/>
          </w:rPr>
          <w:t>8</w:t>
        </w:r>
        <w:r w:rsidRPr="00C42849">
          <w:rPr>
            <w:rFonts w:eastAsiaTheme="minorEastAsia" w:cs="Arial"/>
            <w:b w:val="0"/>
            <w:noProof/>
            <w:lang w:val="fr-FR" w:eastAsia="fr-FR"/>
          </w:rPr>
          <w:tab/>
        </w:r>
        <w:r w:rsidRPr="00C42849">
          <w:rPr>
            <w:rStyle w:val="Hyperlink"/>
            <w:rFonts w:cs="Arial"/>
            <w:b w:val="0"/>
            <w:noProof/>
          </w:rPr>
          <w:t>Maintenance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32</w:t>
        </w:r>
        <w:r w:rsidRPr="00C42849">
          <w:rPr>
            <w:rFonts w:cs="Arial"/>
            <w:b w:val="0"/>
            <w:noProof/>
            <w:webHidden/>
          </w:rPr>
          <w:fldChar w:fldCharType="end"/>
        </w:r>
      </w:hyperlink>
    </w:p>
    <w:p w14:paraId="18FF990D" w14:textId="77777777" w:rsidR="00C42849" w:rsidRPr="00C42849" w:rsidRDefault="00C42849">
      <w:pPr>
        <w:pStyle w:val="TOC2"/>
        <w:rPr>
          <w:rFonts w:eastAsiaTheme="minorEastAsia" w:cs="Arial"/>
          <w:b w:val="0"/>
          <w:noProof/>
          <w:lang w:val="fr-FR" w:eastAsia="fr-FR"/>
        </w:rPr>
      </w:pPr>
      <w:hyperlink w:anchor="_Toc143083061" w:history="1">
        <w:r w:rsidRPr="00C42849">
          <w:rPr>
            <w:rStyle w:val="Hyperlink"/>
            <w:rFonts w:cs="Arial"/>
            <w:b w:val="0"/>
            <w:noProof/>
          </w:rPr>
          <w:t>8.1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32</w:t>
        </w:r>
        <w:r w:rsidRPr="00C42849">
          <w:rPr>
            <w:rFonts w:cs="Arial"/>
            <w:b w:val="0"/>
            <w:noProof/>
            <w:webHidden/>
          </w:rPr>
          <w:fldChar w:fldCharType="end"/>
        </w:r>
      </w:hyperlink>
    </w:p>
    <w:p w14:paraId="209F56ED" w14:textId="77777777" w:rsidR="00C42849" w:rsidRPr="00C42849" w:rsidRDefault="00C42849">
      <w:pPr>
        <w:pStyle w:val="TOC2"/>
        <w:rPr>
          <w:rFonts w:eastAsiaTheme="minorEastAsia" w:cs="Arial"/>
          <w:b w:val="0"/>
          <w:noProof/>
          <w:lang w:val="fr-FR" w:eastAsia="fr-FR"/>
        </w:rPr>
      </w:pPr>
      <w:hyperlink w:anchor="_Toc143083062" w:history="1">
        <w:r w:rsidRPr="00C42849">
          <w:rPr>
            <w:rStyle w:val="Hyperlink"/>
            <w:rFonts w:cs="Arial"/>
            <w:b w:val="0"/>
            <w:noProof/>
          </w:rPr>
          <w:t>8.2</w:t>
        </w:r>
        <w:r w:rsidRPr="00C42849">
          <w:rPr>
            <w:rFonts w:eastAsiaTheme="minorEastAsia" w:cs="Arial"/>
            <w:b w:val="0"/>
            <w:noProof/>
            <w:lang w:val="fr-FR" w:eastAsia="fr-FR"/>
          </w:rPr>
          <w:tab/>
        </w:r>
        <w:r w:rsidRPr="00C42849">
          <w:rPr>
            <w:rStyle w:val="Hyperlink"/>
            <w:rFonts w:cs="Arial"/>
            <w:b w:val="0"/>
            <w:noProof/>
          </w:rPr>
          <w:t>Maintenance and update frequency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32</w:t>
        </w:r>
        <w:r w:rsidRPr="00C42849">
          <w:rPr>
            <w:rFonts w:cs="Arial"/>
            <w:b w:val="0"/>
            <w:noProof/>
            <w:webHidden/>
          </w:rPr>
          <w:fldChar w:fldCharType="end"/>
        </w:r>
      </w:hyperlink>
    </w:p>
    <w:p w14:paraId="1BD6755A" w14:textId="77777777" w:rsidR="00C42849" w:rsidRPr="00C42849" w:rsidRDefault="00C42849">
      <w:pPr>
        <w:pStyle w:val="TOC2"/>
        <w:rPr>
          <w:rFonts w:eastAsiaTheme="minorEastAsia" w:cs="Arial"/>
          <w:b w:val="0"/>
          <w:noProof/>
          <w:lang w:val="fr-FR" w:eastAsia="fr-FR"/>
        </w:rPr>
      </w:pPr>
      <w:hyperlink w:anchor="_Toc143083063" w:history="1">
        <w:r w:rsidRPr="00C42849">
          <w:rPr>
            <w:rStyle w:val="Hyperlink"/>
            <w:rFonts w:cs="Arial"/>
            <w:b w:val="0"/>
            <w:noProof/>
          </w:rPr>
          <w:t>8.3</w:t>
        </w:r>
        <w:r w:rsidRPr="00C42849">
          <w:rPr>
            <w:rFonts w:eastAsiaTheme="minorEastAsia" w:cs="Arial"/>
            <w:b w:val="0"/>
            <w:noProof/>
            <w:lang w:val="fr-FR" w:eastAsia="fr-FR"/>
          </w:rPr>
          <w:tab/>
        </w:r>
        <w:r w:rsidRPr="00C42849">
          <w:rPr>
            <w:rStyle w:val="Hyperlink"/>
            <w:rFonts w:cs="Arial"/>
            <w:b w:val="0"/>
            <w:noProof/>
          </w:rPr>
          <w:t>Data source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32</w:t>
        </w:r>
        <w:r w:rsidRPr="00C42849">
          <w:rPr>
            <w:rFonts w:cs="Arial"/>
            <w:b w:val="0"/>
            <w:noProof/>
            <w:webHidden/>
          </w:rPr>
          <w:fldChar w:fldCharType="end"/>
        </w:r>
      </w:hyperlink>
    </w:p>
    <w:p w14:paraId="0D60BA77" w14:textId="77777777" w:rsidR="00C42849" w:rsidRPr="00C42849" w:rsidRDefault="00C42849">
      <w:pPr>
        <w:pStyle w:val="TOC2"/>
        <w:rPr>
          <w:rFonts w:eastAsiaTheme="minorEastAsia" w:cs="Arial"/>
          <w:b w:val="0"/>
          <w:noProof/>
          <w:lang w:val="fr-FR" w:eastAsia="fr-FR"/>
        </w:rPr>
      </w:pPr>
      <w:hyperlink w:anchor="_Toc143083064" w:history="1">
        <w:r w:rsidRPr="00C42849">
          <w:rPr>
            <w:rStyle w:val="Hyperlink"/>
            <w:rFonts w:cs="Arial"/>
            <w:b w:val="0"/>
            <w:noProof/>
          </w:rPr>
          <w:t>8.4</w:t>
        </w:r>
        <w:r w:rsidRPr="00C42849">
          <w:rPr>
            <w:rFonts w:eastAsiaTheme="minorEastAsia" w:cs="Arial"/>
            <w:b w:val="0"/>
            <w:noProof/>
            <w:lang w:val="fr-FR" w:eastAsia="fr-FR"/>
          </w:rPr>
          <w:tab/>
        </w:r>
        <w:r w:rsidRPr="00C42849">
          <w:rPr>
            <w:rStyle w:val="Hyperlink"/>
            <w:rFonts w:cs="Arial"/>
            <w:b w:val="0"/>
            <w:noProof/>
          </w:rPr>
          <w:t>Production process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33</w:t>
        </w:r>
        <w:r w:rsidRPr="00C42849">
          <w:rPr>
            <w:rFonts w:cs="Arial"/>
            <w:b w:val="0"/>
            <w:noProof/>
            <w:webHidden/>
          </w:rPr>
          <w:fldChar w:fldCharType="end"/>
        </w:r>
      </w:hyperlink>
    </w:p>
    <w:p w14:paraId="52DE269E" w14:textId="77777777" w:rsidR="00C42849" w:rsidRPr="00C42849" w:rsidRDefault="00C42849">
      <w:pPr>
        <w:pStyle w:val="TOC2"/>
        <w:rPr>
          <w:rFonts w:eastAsiaTheme="minorEastAsia" w:cs="Arial"/>
          <w:b w:val="0"/>
          <w:noProof/>
          <w:lang w:val="fr-FR" w:eastAsia="fr-FR"/>
        </w:rPr>
      </w:pPr>
      <w:hyperlink w:anchor="_Toc143083065" w:history="1">
        <w:r w:rsidRPr="00C42849">
          <w:rPr>
            <w:rStyle w:val="Hyperlink"/>
            <w:rFonts w:cs="Arial"/>
            <w:b w:val="0"/>
            <w:noProof/>
            <w:lang w:val="en-AU"/>
          </w:rPr>
          <w:t>8.5</w:t>
        </w:r>
        <w:r w:rsidRPr="00C42849">
          <w:rPr>
            <w:rFonts w:eastAsiaTheme="minorEastAsia" w:cs="Arial"/>
            <w:b w:val="0"/>
            <w:noProof/>
            <w:lang w:val="fr-FR" w:eastAsia="fr-FR"/>
          </w:rPr>
          <w:tab/>
        </w:r>
        <w:r w:rsidRPr="00C42849">
          <w:rPr>
            <w:rStyle w:val="Hyperlink"/>
            <w:rFonts w:cs="Arial"/>
            <w:b w:val="0"/>
            <w:noProof/>
            <w:lang w:val="en-AU"/>
          </w:rPr>
          <w:t>Feature and Portrayal Catalogue management</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33</w:t>
        </w:r>
        <w:r w:rsidRPr="00C42849">
          <w:rPr>
            <w:rFonts w:cs="Arial"/>
            <w:b w:val="0"/>
            <w:noProof/>
            <w:webHidden/>
          </w:rPr>
          <w:fldChar w:fldCharType="end"/>
        </w:r>
      </w:hyperlink>
    </w:p>
    <w:p w14:paraId="2F7C6EDD" w14:textId="77777777" w:rsidR="00C42849" w:rsidRPr="00C42849" w:rsidRDefault="00C42849">
      <w:pPr>
        <w:pStyle w:val="TOC1"/>
        <w:rPr>
          <w:rFonts w:eastAsiaTheme="minorEastAsia" w:cs="Arial"/>
          <w:b w:val="0"/>
          <w:noProof/>
          <w:lang w:val="fr-FR" w:eastAsia="fr-FR"/>
        </w:rPr>
      </w:pPr>
      <w:hyperlink w:anchor="_Toc143083066" w:history="1">
        <w:r w:rsidRPr="00C42849">
          <w:rPr>
            <w:rStyle w:val="Hyperlink"/>
            <w:rFonts w:cs="Arial"/>
            <w:b w:val="0"/>
            <w:noProof/>
          </w:rPr>
          <w:t>9</w:t>
        </w:r>
        <w:r w:rsidRPr="00C42849">
          <w:rPr>
            <w:rFonts w:eastAsiaTheme="minorEastAsia" w:cs="Arial"/>
            <w:b w:val="0"/>
            <w:noProof/>
            <w:lang w:val="fr-FR" w:eastAsia="fr-FR"/>
          </w:rPr>
          <w:tab/>
        </w:r>
        <w:r w:rsidRPr="00C42849">
          <w:rPr>
            <w:rStyle w:val="Hyperlink"/>
            <w:rFonts w:cs="Arial"/>
            <w:b w:val="0"/>
            <w:noProof/>
          </w:rPr>
          <w:t>Portrayal</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33</w:t>
        </w:r>
        <w:r w:rsidRPr="00C42849">
          <w:rPr>
            <w:rFonts w:cs="Arial"/>
            <w:b w:val="0"/>
            <w:noProof/>
            <w:webHidden/>
          </w:rPr>
          <w:fldChar w:fldCharType="end"/>
        </w:r>
      </w:hyperlink>
    </w:p>
    <w:p w14:paraId="53B5EA9A" w14:textId="77777777" w:rsidR="00C42849" w:rsidRPr="00C42849" w:rsidRDefault="00C42849">
      <w:pPr>
        <w:pStyle w:val="TOC2"/>
        <w:rPr>
          <w:rFonts w:eastAsiaTheme="minorEastAsia" w:cs="Arial"/>
          <w:b w:val="0"/>
          <w:noProof/>
          <w:lang w:val="fr-FR" w:eastAsia="fr-FR"/>
        </w:rPr>
      </w:pPr>
      <w:hyperlink w:anchor="_Toc143083067" w:history="1">
        <w:r w:rsidRPr="00C42849">
          <w:rPr>
            <w:rStyle w:val="Hyperlink"/>
            <w:rFonts w:cs="Arial"/>
            <w:b w:val="0"/>
            <w:noProof/>
          </w:rPr>
          <w:t>9.1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33</w:t>
        </w:r>
        <w:r w:rsidRPr="00C42849">
          <w:rPr>
            <w:rFonts w:cs="Arial"/>
            <w:b w:val="0"/>
            <w:noProof/>
            <w:webHidden/>
          </w:rPr>
          <w:fldChar w:fldCharType="end"/>
        </w:r>
      </w:hyperlink>
    </w:p>
    <w:p w14:paraId="04F5F961" w14:textId="77777777" w:rsidR="00C42849" w:rsidRPr="00C42849" w:rsidRDefault="00C42849">
      <w:pPr>
        <w:pStyle w:val="TOC2"/>
        <w:rPr>
          <w:rFonts w:eastAsiaTheme="minorEastAsia" w:cs="Arial"/>
          <w:b w:val="0"/>
          <w:noProof/>
          <w:lang w:val="fr-FR" w:eastAsia="fr-FR"/>
        </w:rPr>
      </w:pPr>
      <w:hyperlink w:anchor="_Toc143083068" w:history="1">
        <w:r w:rsidRPr="00C42849">
          <w:rPr>
            <w:rStyle w:val="Hyperlink"/>
            <w:rFonts w:cs="Arial"/>
            <w:b w:val="0"/>
            <w:noProof/>
          </w:rPr>
          <w:t>9.2</w:t>
        </w:r>
        <w:r w:rsidRPr="00C42849">
          <w:rPr>
            <w:rFonts w:eastAsiaTheme="minorEastAsia" w:cs="Arial"/>
            <w:b w:val="0"/>
            <w:noProof/>
            <w:lang w:val="fr-FR" w:eastAsia="fr-FR"/>
          </w:rPr>
          <w:tab/>
        </w:r>
        <w:r w:rsidRPr="00C42849">
          <w:rPr>
            <w:rStyle w:val="Hyperlink"/>
            <w:rFonts w:cs="Arial"/>
            <w:b w:val="0"/>
            <w:noProof/>
          </w:rPr>
          <w:t>Portrayal Catalogue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33</w:t>
        </w:r>
        <w:r w:rsidRPr="00C42849">
          <w:rPr>
            <w:rFonts w:cs="Arial"/>
            <w:b w:val="0"/>
            <w:noProof/>
            <w:webHidden/>
          </w:rPr>
          <w:fldChar w:fldCharType="end"/>
        </w:r>
      </w:hyperlink>
    </w:p>
    <w:p w14:paraId="6B6CB323" w14:textId="77777777" w:rsidR="00C42849" w:rsidRPr="00C42849" w:rsidRDefault="00C42849">
      <w:pPr>
        <w:pStyle w:val="TOC1"/>
        <w:rPr>
          <w:rFonts w:eastAsiaTheme="minorEastAsia" w:cs="Arial"/>
          <w:b w:val="0"/>
          <w:noProof/>
          <w:lang w:val="fr-FR" w:eastAsia="fr-FR"/>
        </w:rPr>
      </w:pPr>
      <w:hyperlink w:anchor="_Toc143083069" w:history="1">
        <w:r w:rsidRPr="00C42849">
          <w:rPr>
            <w:rStyle w:val="Hyperlink"/>
            <w:rFonts w:cs="Arial"/>
            <w:b w:val="0"/>
            <w:noProof/>
          </w:rPr>
          <w:t>10</w:t>
        </w:r>
        <w:r w:rsidRPr="00C42849">
          <w:rPr>
            <w:rFonts w:eastAsiaTheme="minorEastAsia" w:cs="Arial"/>
            <w:b w:val="0"/>
            <w:noProof/>
            <w:lang w:val="fr-FR" w:eastAsia="fr-FR"/>
          </w:rPr>
          <w:tab/>
        </w:r>
        <w:r w:rsidRPr="00C42849">
          <w:rPr>
            <w:rStyle w:val="Hyperlink"/>
            <w:rFonts w:cs="Arial"/>
            <w:b w:val="0"/>
            <w:noProof/>
          </w:rPr>
          <w:t>Data Product Format (Encoding)</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_Toc143083069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34</w:t>
        </w:r>
        <w:r w:rsidRPr="00C42849">
          <w:rPr>
            <w:rFonts w:cs="Arial"/>
            <w:b w:val="0"/>
            <w:noProof/>
            <w:webHidden/>
          </w:rPr>
          <w:fldChar w:fldCharType="end"/>
        </w:r>
      </w:hyperlink>
    </w:p>
    <w:p w14:paraId="442128B2" w14:textId="77777777" w:rsidR="00C42849" w:rsidRPr="00C42849" w:rsidRDefault="00C42849">
      <w:pPr>
        <w:pStyle w:val="TOC2"/>
        <w:rPr>
          <w:rFonts w:eastAsiaTheme="minorEastAsia" w:cs="Arial"/>
          <w:b w:val="0"/>
          <w:noProof/>
          <w:lang w:val="fr-FR" w:eastAsia="fr-FR"/>
        </w:rPr>
      </w:pPr>
      <w:hyperlink w:anchor="_Toc143083070" w:history="1">
        <w:r w:rsidRPr="00C42849">
          <w:rPr>
            <w:rStyle w:val="Hyperlink"/>
            <w:rFonts w:cs="Arial"/>
            <w:b w:val="0"/>
            <w:noProof/>
          </w:rPr>
          <w:t>10.1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34</w:t>
        </w:r>
        <w:r w:rsidRPr="00C42849">
          <w:rPr>
            <w:rFonts w:cs="Arial"/>
            <w:b w:val="0"/>
            <w:noProof/>
            <w:webHidden/>
          </w:rPr>
          <w:fldChar w:fldCharType="end"/>
        </w:r>
      </w:hyperlink>
    </w:p>
    <w:p w14:paraId="47230C8E" w14:textId="77777777" w:rsidR="00C42849" w:rsidRPr="00C42849" w:rsidRDefault="00C42849">
      <w:pPr>
        <w:pStyle w:val="TOC3"/>
        <w:rPr>
          <w:rFonts w:eastAsiaTheme="minorEastAsia" w:cs="Arial"/>
          <w:b w:val="0"/>
          <w:noProof/>
          <w:lang w:val="fr-FR" w:eastAsia="fr-FR"/>
        </w:rPr>
      </w:pPr>
      <w:hyperlink w:anchor="_Toc143083071" w:history="1">
        <w:r w:rsidRPr="00C42849">
          <w:rPr>
            <w:rStyle w:val="Hyperlink"/>
            <w:rFonts w:cs="Arial"/>
            <w:b w:val="0"/>
            <w:noProof/>
          </w:rPr>
          <w:t>10.1.1</w:t>
        </w:r>
        <w:r w:rsidRPr="00C42849">
          <w:rPr>
            <w:rFonts w:eastAsiaTheme="minorEastAsia" w:cs="Arial"/>
            <w:b w:val="0"/>
            <w:noProof/>
            <w:lang w:val="fr-FR" w:eastAsia="fr-FR"/>
          </w:rPr>
          <w:tab/>
        </w:r>
        <w:r w:rsidRPr="00C42849">
          <w:rPr>
            <w:rStyle w:val="Hyperlink"/>
            <w:rFonts w:cs="Arial"/>
            <w:b w:val="0"/>
            <w:noProof/>
          </w:rPr>
          <w:t>Encoding of latitude and longitude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34</w:t>
        </w:r>
        <w:r w:rsidRPr="00C42849">
          <w:rPr>
            <w:rFonts w:cs="Arial"/>
            <w:b w:val="0"/>
            <w:noProof/>
            <w:webHidden/>
          </w:rPr>
          <w:fldChar w:fldCharType="end"/>
        </w:r>
      </w:hyperlink>
    </w:p>
    <w:p w14:paraId="26A57FE6" w14:textId="77777777" w:rsidR="00C42849" w:rsidRPr="00C42849" w:rsidRDefault="00C42849">
      <w:pPr>
        <w:pStyle w:val="TOC3"/>
        <w:rPr>
          <w:rFonts w:eastAsiaTheme="minorEastAsia" w:cs="Arial"/>
          <w:b w:val="0"/>
          <w:noProof/>
          <w:lang w:val="fr-FR" w:eastAsia="fr-FR"/>
        </w:rPr>
      </w:pPr>
      <w:hyperlink w:anchor="_Toc143083072" w:history="1">
        <w:r w:rsidRPr="00C42849">
          <w:rPr>
            <w:rStyle w:val="Hyperlink"/>
            <w:rFonts w:cs="Arial"/>
            <w:b w:val="0"/>
            <w:noProof/>
          </w:rPr>
          <w:t>10.1.2</w:t>
        </w:r>
        <w:r w:rsidRPr="00C42849">
          <w:rPr>
            <w:rFonts w:eastAsiaTheme="minorEastAsia" w:cs="Arial"/>
            <w:b w:val="0"/>
            <w:noProof/>
            <w:lang w:val="fr-FR" w:eastAsia="fr-FR"/>
          </w:rPr>
          <w:tab/>
        </w:r>
        <w:r w:rsidRPr="00C42849">
          <w:rPr>
            <w:rStyle w:val="Hyperlink"/>
            <w:rFonts w:cs="Arial"/>
            <w:b w:val="0"/>
            <w:noProof/>
          </w:rPr>
          <w:t>Encoding of depths as coordinates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34</w:t>
        </w:r>
        <w:r w:rsidRPr="00C42849">
          <w:rPr>
            <w:rFonts w:cs="Arial"/>
            <w:b w:val="0"/>
            <w:noProof/>
            <w:webHidden/>
          </w:rPr>
          <w:fldChar w:fldCharType="end"/>
        </w:r>
      </w:hyperlink>
    </w:p>
    <w:p w14:paraId="36286C01" w14:textId="77777777" w:rsidR="00C42849" w:rsidRPr="00C42849" w:rsidRDefault="00C42849">
      <w:pPr>
        <w:pStyle w:val="TOC3"/>
        <w:rPr>
          <w:rFonts w:eastAsiaTheme="minorEastAsia" w:cs="Arial"/>
          <w:b w:val="0"/>
          <w:noProof/>
          <w:lang w:val="fr-FR" w:eastAsia="fr-FR"/>
        </w:rPr>
      </w:pPr>
      <w:hyperlink w:anchor="_Toc143083073" w:history="1">
        <w:r w:rsidRPr="00C42849">
          <w:rPr>
            <w:rStyle w:val="Hyperlink"/>
            <w:rFonts w:cs="Arial"/>
            <w:b w:val="0"/>
            <w:noProof/>
          </w:rPr>
          <w:t>10.1.3</w:t>
        </w:r>
        <w:r w:rsidRPr="00C42849">
          <w:rPr>
            <w:rFonts w:eastAsiaTheme="minorEastAsia" w:cs="Arial"/>
            <w:b w:val="0"/>
            <w:noProof/>
            <w:lang w:val="fr-FR" w:eastAsia="fr-FR"/>
          </w:rPr>
          <w:tab/>
        </w:r>
        <w:r w:rsidRPr="00C42849">
          <w:rPr>
            <w:rStyle w:val="Hyperlink"/>
            <w:rFonts w:cs="Arial"/>
            <w:b w:val="0"/>
            <w:noProof/>
          </w:rPr>
          <w:t>Numeric attribute encoding</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47C426D9" w14:textId="77777777" w:rsidR="00C42849" w:rsidRPr="00C42849" w:rsidRDefault="00C42849">
      <w:pPr>
        <w:pStyle w:val="TOC3"/>
        <w:rPr>
          <w:rFonts w:eastAsiaTheme="minorEastAsia" w:cs="Arial"/>
          <w:b w:val="0"/>
          <w:noProof/>
          <w:lang w:val="fr-FR" w:eastAsia="fr-FR"/>
        </w:rPr>
      </w:pPr>
      <w:hyperlink w:anchor="_Toc143083074" w:history="1">
        <w:r w:rsidRPr="00C42849">
          <w:rPr>
            <w:rStyle w:val="Hyperlink"/>
            <w:rFonts w:cs="Arial"/>
            <w:b w:val="0"/>
            <w:noProof/>
          </w:rPr>
          <w:t>10.1.4</w:t>
        </w:r>
        <w:r w:rsidRPr="00C42849">
          <w:rPr>
            <w:rFonts w:eastAsiaTheme="minorEastAsia" w:cs="Arial"/>
            <w:b w:val="0"/>
            <w:noProof/>
            <w:lang w:val="fr-FR" w:eastAsia="fr-FR"/>
          </w:rPr>
          <w:tab/>
        </w:r>
        <w:r w:rsidRPr="00C42849">
          <w:rPr>
            <w:rStyle w:val="Hyperlink"/>
            <w:rFonts w:cs="Arial"/>
            <w:b w:val="0"/>
            <w:noProof/>
          </w:rPr>
          <w:t>Text attribute values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4B132D6C" w14:textId="77777777" w:rsidR="00C42849" w:rsidRPr="00C42849" w:rsidRDefault="00C42849">
      <w:pPr>
        <w:pStyle w:val="TOC3"/>
        <w:rPr>
          <w:rFonts w:eastAsiaTheme="minorEastAsia" w:cs="Arial"/>
          <w:b w:val="0"/>
          <w:noProof/>
          <w:lang w:val="fr-FR" w:eastAsia="fr-FR"/>
        </w:rPr>
      </w:pPr>
      <w:hyperlink w:anchor="_Toc143083075" w:history="1">
        <w:r w:rsidRPr="00C42849">
          <w:rPr>
            <w:rStyle w:val="Hyperlink"/>
            <w:rFonts w:cs="Arial"/>
            <w:b w:val="0"/>
            <w:noProof/>
            <w:lang w:eastAsia="en-US"/>
          </w:rPr>
          <w:t>10.1.5</w:t>
        </w:r>
        <w:r w:rsidRPr="00C42849">
          <w:rPr>
            <w:rFonts w:eastAsiaTheme="minorEastAsia" w:cs="Arial"/>
            <w:b w:val="0"/>
            <w:noProof/>
            <w:lang w:val="fr-FR" w:eastAsia="fr-FR"/>
          </w:rPr>
          <w:tab/>
        </w:r>
        <w:r w:rsidRPr="00C42849">
          <w:rPr>
            <w:rStyle w:val="Hyperlink"/>
            <w:rFonts w:cs="Arial"/>
            <w:b w:val="0"/>
            <w:noProof/>
            <w:lang w:eastAsia="en-US"/>
          </w:rPr>
          <w:t>Unknown attribute values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39C252DD" w14:textId="77777777" w:rsidR="00C42849" w:rsidRPr="00C42849" w:rsidRDefault="00C42849">
      <w:pPr>
        <w:pStyle w:val="TOC1"/>
        <w:rPr>
          <w:rFonts w:eastAsiaTheme="minorEastAsia" w:cs="Arial"/>
          <w:b w:val="0"/>
          <w:noProof/>
          <w:lang w:val="fr-FR" w:eastAsia="fr-FR"/>
        </w:rPr>
      </w:pPr>
      <w:hyperlink w:anchor="_Toc143083076" w:history="1">
        <w:r w:rsidRPr="00C42849">
          <w:rPr>
            <w:rStyle w:val="Hyperlink"/>
            <w:rFonts w:cs="Arial"/>
            <w:b w:val="0"/>
            <w:noProof/>
          </w:rPr>
          <w:t>11</w:t>
        </w:r>
        <w:r w:rsidRPr="00C42849">
          <w:rPr>
            <w:rFonts w:eastAsiaTheme="minorEastAsia" w:cs="Arial"/>
            <w:b w:val="0"/>
            <w:noProof/>
            <w:lang w:val="fr-FR" w:eastAsia="fr-FR"/>
          </w:rPr>
          <w:tab/>
        </w:r>
        <w:r w:rsidRPr="00C42849">
          <w:rPr>
            <w:rStyle w:val="Hyperlink"/>
            <w:rFonts w:cs="Arial"/>
            <w:b w:val="0"/>
            <w:noProof/>
          </w:rPr>
          <w:t>Data Product Delivery</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6EF1BED3" w14:textId="77777777" w:rsidR="00C42849" w:rsidRPr="00C42849" w:rsidRDefault="00C42849">
      <w:pPr>
        <w:pStyle w:val="TOC2"/>
        <w:rPr>
          <w:rFonts w:eastAsiaTheme="minorEastAsia" w:cs="Arial"/>
          <w:b w:val="0"/>
          <w:noProof/>
          <w:lang w:val="fr-FR" w:eastAsia="fr-FR"/>
        </w:rPr>
      </w:pPr>
      <w:hyperlink w:anchor="_Toc143083077" w:history="1">
        <w:r w:rsidRPr="00C42849">
          <w:rPr>
            <w:rStyle w:val="Hyperlink"/>
            <w:rFonts w:cs="Arial"/>
            <w:b w:val="0"/>
            <w:noProof/>
          </w:rPr>
          <w:t>11.1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4B329CFD" w14:textId="77777777" w:rsidR="00C42849" w:rsidRPr="00C42849" w:rsidRDefault="00C42849">
      <w:pPr>
        <w:pStyle w:val="TOC2"/>
        <w:rPr>
          <w:rFonts w:eastAsiaTheme="minorEastAsia" w:cs="Arial"/>
          <w:b w:val="0"/>
          <w:noProof/>
          <w:lang w:val="fr-FR" w:eastAsia="fr-FR"/>
        </w:rPr>
      </w:pPr>
      <w:hyperlink w:anchor="_Toc143083078" w:history="1">
        <w:r w:rsidRPr="00C42849">
          <w:rPr>
            <w:rStyle w:val="Hyperlink"/>
            <w:rFonts w:cs="Arial"/>
            <w:b w:val="0"/>
            <w:noProof/>
            <w:lang w:eastAsia="en-US"/>
          </w:rPr>
          <w:t>11.2</w:t>
        </w:r>
        <w:r w:rsidRPr="00C42849">
          <w:rPr>
            <w:rFonts w:eastAsiaTheme="minorEastAsia" w:cs="Arial"/>
            <w:b w:val="0"/>
            <w:noProof/>
            <w:lang w:val="fr-FR" w:eastAsia="fr-FR"/>
          </w:rPr>
          <w:tab/>
        </w:r>
        <w:r w:rsidRPr="00C42849">
          <w:rPr>
            <w:rStyle w:val="Hyperlink"/>
            <w:rFonts w:cs="Arial"/>
            <w:b w:val="0"/>
            <w:noProof/>
            <w:lang w:eastAsia="en-US"/>
          </w:rPr>
          <w:t>Exchange Set</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6FBD64F5" w14:textId="77777777" w:rsidR="00C42849" w:rsidRPr="00C42849" w:rsidRDefault="00C42849">
      <w:pPr>
        <w:pStyle w:val="TOC2"/>
        <w:rPr>
          <w:rFonts w:eastAsiaTheme="minorEastAsia" w:cs="Arial"/>
          <w:b w:val="0"/>
          <w:noProof/>
          <w:lang w:val="fr-FR" w:eastAsia="fr-FR"/>
        </w:rPr>
      </w:pPr>
      <w:hyperlink w:anchor="_Toc143083079" w:history="1">
        <w:r w:rsidRPr="00C42849">
          <w:rPr>
            <w:rStyle w:val="Hyperlink"/>
            <w:rFonts w:cs="Arial"/>
            <w:b w:val="0"/>
            <w:noProof/>
            <w:lang w:eastAsia="en-US"/>
          </w:rPr>
          <w:t>11.3</w:t>
        </w:r>
        <w:r w:rsidRPr="00C42849">
          <w:rPr>
            <w:rFonts w:eastAsiaTheme="minorEastAsia" w:cs="Arial"/>
            <w:b w:val="0"/>
            <w:noProof/>
            <w:lang w:val="fr-FR" w:eastAsia="fr-FR"/>
          </w:rPr>
          <w:tab/>
        </w:r>
        <w:r w:rsidRPr="00C42849">
          <w:rPr>
            <w:rStyle w:val="Hyperlink"/>
            <w:rFonts w:cs="Arial"/>
            <w:b w:val="0"/>
            <w:noProof/>
            <w:lang w:eastAsia="en-US"/>
          </w:rPr>
          <w:t>Dataset</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_Toc143083079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4FD6FD0B" w14:textId="77777777" w:rsidR="00C42849" w:rsidRPr="00C42849" w:rsidRDefault="00C42849">
      <w:pPr>
        <w:pStyle w:val="TOC3"/>
        <w:rPr>
          <w:rFonts w:eastAsiaTheme="minorEastAsia" w:cs="Arial"/>
          <w:b w:val="0"/>
          <w:noProof/>
          <w:lang w:val="fr-FR" w:eastAsia="fr-FR"/>
        </w:rPr>
      </w:pPr>
      <w:hyperlink w:anchor="_Toc143083080" w:history="1">
        <w:r w:rsidRPr="00C42849">
          <w:rPr>
            <w:rStyle w:val="Hyperlink"/>
            <w:rFonts w:cs="Arial"/>
            <w:b w:val="0"/>
            <w:noProof/>
            <w:lang w:eastAsia="en-US"/>
          </w:rPr>
          <w:t>11.3.1</w:t>
        </w:r>
        <w:r w:rsidRPr="00C42849">
          <w:rPr>
            <w:rFonts w:eastAsiaTheme="minorEastAsia" w:cs="Arial"/>
            <w:b w:val="0"/>
            <w:noProof/>
            <w:lang w:val="fr-FR" w:eastAsia="fr-FR"/>
          </w:rPr>
          <w:tab/>
        </w:r>
        <w:r w:rsidRPr="00C42849">
          <w:rPr>
            <w:rStyle w:val="Hyperlink"/>
            <w:rFonts w:cs="Arial"/>
            <w:b w:val="0"/>
            <w:noProof/>
            <w:lang w:eastAsia="en-US"/>
          </w:rPr>
          <w:t>Datasets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35</w:t>
        </w:r>
        <w:r w:rsidRPr="00C42849">
          <w:rPr>
            <w:rFonts w:cs="Arial"/>
            <w:b w:val="0"/>
            <w:noProof/>
            <w:webHidden/>
          </w:rPr>
          <w:fldChar w:fldCharType="end"/>
        </w:r>
      </w:hyperlink>
    </w:p>
    <w:p w14:paraId="05B67A86" w14:textId="77777777" w:rsidR="00C42849" w:rsidRPr="00C42849" w:rsidRDefault="00C42849">
      <w:pPr>
        <w:pStyle w:val="TOC3"/>
        <w:rPr>
          <w:rFonts w:eastAsiaTheme="minorEastAsia" w:cs="Arial"/>
          <w:b w:val="0"/>
          <w:noProof/>
          <w:lang w:val="fr-FR" w:eastAsia="fr-FR"/>
        </w:rPr>
      </w:pPr>
      <w:hyperlink w:anchor="_Toc143083081" w:history="1">
        <w:r w:rsidRPr="00C42849">
          <w:rPr>
            <w:rStyle w:val="Hyperlink"/>
            <w:rFonts w:cs="Arial"/>
            <w:b w:val="0"/>
            <w:noProof/>
            <w:lang w:eastAsia="en-US"/>
          </w:rPr>
          <w:t>11.3.2</w:t>
        </w:r>
        <w:r w:rsidRPr="00C42849">
          <w:rPr>
            <w:rFonts w:eastAsiaTheme="minorEastAsia" w:cs="Arial"/>
            <w:b w:val="0"/>
            <w:noProof/>
            <w:lang w:val="fr-FR" w:eastAsia="fr-FR"/>
          </w:rPr>
          <w:tab/>
        </w:r>
        <w:r w:rsidRPr="00C42849">
          <w:rPr>
            <w:rStyle w:val="Hyperlink"/>
            <w:rFonts w:cs="Arial"/>
            <w:b w:val="0"/>
            <w:noProof/>
            <w:lang w:eastAsia="en-US"/>
          </w:rPr>
          <w:t>Dataset file naming</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36</w:t>
        </w:r>
        <w:r w:rsidRPr="00C42849">
          <w:rPr>
            <w:rFonts w:cs="Arial"/>
            <w:b w:val="0"/>
            <w:noProof/>
            <w:webHidden/>
          </w:rPr>
          <w:fldChar w:fldCharType="end"/>
        </w:r>
      </w:hyperlink>
    </w:p>
    <w:p w14:paraId="44870CE5" w14:textId="77777777" w:rsidR="00C42849" w:rsidRPr="00C42849" w:rsidRDefault="00C42849">
      <w:pPr>
        <w:pStyle w:val="TOC3"/>
        <w:rPr>
          <w:rFonts w:eastAsiaTheme="minorEastAsia" w:cs="Arial"/>
          <w:b w:val="0"/>
          <w:noProof/>
          <w:lang w:val="fr-FR" w:eastAsia="fr-FR"/>
        </w:rPr>
      </w:pPr>
      <w:hyperlink w:anchor="_Toc143083082" w:history="1">
        <w:r w:rsidRPr="00C42849">
          <w:rPr>
            <w:rStyle w:val="Hyperlink"/>
            <w:rFonts w:cs="Arial"/>
            <w:b w:val="0"/>
            <w:noProof/>
          </w:rPr>
          <w:t>11.3.3</w:t>
        </w:r>
        <w:r w:rsidRPr="00C42849">
          <w:rPr>
            <w:rFonts w:eastAsiaTheme="minorEastAsia" w:cs="Arial"/>
            <w:b w:val="0"/>
            <w:noProof/>
            <w:lang w:val="fr-FR" w:eastAsia="fr-FR"/>
          </w:rPr>
          <w:tab/>
        </w:r>
        <w:r w:rsidRPr="00C42849">
          <w:rPr>
            <w:rStyle w:val="Hyperlink"/>
            <w:rFonts w:cs="Arial"/>
            <w:b w:val="0"/>
            <w:noProof/>
          </w:rPr>
          <w:t>New Editions, re-issues, updates and cancellations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36</w:t>
        </w:r>
        <w:r w:rsidRPr="00C42849">
          <w:rPr>
            <w:rFonts w:cs="Arial"/>
            <w:b w:val="0"/>
            <w:noProof/>
            <w:webHidden/>
          </w:rPr>
          <w:fldChar w:fldCharType="end"/>
        </w:r>
      </w:hyperlink>
    </w:p>
    <w:p w14:paraId="0C067919" w14:textId="77777777" w:rsidR="00C42849" w:rsidRPr="00C42849" w:rsidRDefault="00C42849">
      <w:pPr>
        <w:pStyle w:val="TOC2"/>
        <w:rPr>
          <w:rFonts w:eastAsiaTheme="minorEastAsia" w:cs="Arial"/>
          <w:b w:val="0"/>
          <w:noProof/>
          <w:lang w:val="fr-FR" w:eastAsia="fr-FR"/>
        </w:rPr>
      </w:pPr>
      <w:hyperlink w:anchor="_Toc143083083" w:history="1">
        <w:r w:rsidRPr="00C42849">
          <w:rPr>
            <w:rStyle w:val="Hyperlink"/>
            <w:rFonts w:cs="Arial"/>
            <w:b w:val="0"/>
            <w:noProof/>
            <w:lang w:eastAsia="en-US"/>
          </w:rPr>
          <w:t>11.4</w:t>
        </w:r>
        <w:r w:rsidRPr="00C42849">
          <w:rPr>
            <w:rFonts w:eastAsiaTheme="minorEastAsia" w:cs="Arial"/>
            <w:b w:val="0"/>
            <w:noProof/>
            <w:lang w:val="fr-FR" w:eastAsia="fr-FR"/>
          </w:rPr>
          <w:tab/>
        </w:r>
        <w:r w:rsidRPr="00C42849">
          <w:rPr>
            <w:rStyle w:val="Hyperlink"/>
            <w:rFonts w:cs="Arial"/>
            <w:b w:val="0"/>
            <w:noProof/>
            <w:lang w:eastAsia="en-US"/>
          </w:rPr>
          <w:t>Support files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36</w:t>
        </w:r>
        <w:r w:rsidRPr="00C42849">
          <w:rPr>
            <w:rFonts w:cs="Arial"/>
            <w:b w:val="0"/>
            <w:noProof/>
            <w:webHidden/>
          </w:rPr>
          <w:fldChar w:fldCharType="end"/>
        </w:r>
      </w:hyperlink>
    </w:p>
    <w:p w14:paraId="6F6067A1" w14:textId="77777777" w:rsidR="00C42849" w:rsidRPr="00C42849" w:rsidRDefault="00C42849">
      <w:pPr>
        <w:pStyle w:val="TOC3"/>
        <w:rPr>
          <w:rFonts w:eastAsiaTheme="minorEastAsia" w:cs="Arial"/>
          <w:b w:val="0"/>
          <w:noProof/>
          <w:lang w:val="fr-FR" w:eastAsia="fr-FR"/>
        </w:rPr>
      </w:pPr>
      <w:hyperlink w:anchor="_Toc143083084" w:history="1">
        <w:r w:rsidRPr="00C42849">
          <w:rPr>
            <w:rStyle w:val="Hyperlink"/>
            <w:rFonts w:cs="Arial"/>
            <w:b w:val="0"/>
            <w:noProof/>
          </w:rPr>
          <w:t>11.4.1</w:t>
        </w:r>
        <w:r w:rsidRPr="00C42849">
          <w:rPr>
            <w:rFonts w:eastAsiaTheme="minorEastAsia" w:cs="Arial"/>
            <w:b w:val="0"/>
            <w:noProof/>
            <w:lang w:val="fr-FR" w:eastAsia="fr-FR"/>
          </w:rPr>
          <w:tab/>
        </w:r>
        <w:r w:rsidRPr="00C42849">
          <w:rPr>
            <w:rStyle w:val="Hyperlink"/>
            <w:rFonts w:cs="Arial"/>
            <w:b w:val="0"/>
            <w:noProof/>
          </w:rPr>
          <w:t>Support file Naming</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37</w:t>
        </w:r>
        <w:r w:rsidRPr="00C42849">
          <w:rPr>
            <w:rFonts w:cs="Arial"/>
            <w:b w:val="0"/>
            <w:noProof/>
            <w:webHidden/>
          </w:rPr>
          <w:fldChar w:fldCharType="end"/>
        </w:r>
      </w:hyperlink>
    </w:p>
    <w:p w14:paraId="60748A7D" w14:textId="77777777" w:rsidR="00C42849" w:rsidRPr="00C42849" w:rsidRDefault="00C42849">
      <w:pPr>
        <w:pStyle w:val="TOC3"/>
        <w:rPr>
          <w:rFonts w:eastAsiaTheme="minorEastAsia" w:cs="Arial"/>
          <w:b w:val="0"/>
          <w:noProof/>
          <w:lang w:val="fr-FR" w:eastAsia="fr-FR"/>
        </w:rPr>
      </w:pPr>
      <w:hyperlink w:anchor="_Toc143083085" w:history="1">
        <w:r w:rsidRPr="00C42849">
          <w:rPr>
            <w:rStyle w:val="Hyperlink"/>
            <w:rFonts w:cs="Arial"/>
            <w:b w:val="0"/>
            <w:noProof/>
            <w:lang w:eastAsia="en-US"/>
          </w:rPr>
          <w:t>11.4.2</w:t>
        </w:r>
        <w:r w:rsidRPr="00C42849">
          <w:rPr>
            <w:rFonts w:eastAsiaTheme="minorEastAsia" w:cs="Arial"/>
            <w:b w:val="0"/>
            <w:noProof/>
            <w:lang w:val="fr-FR" w:eastAsia="fr-FR"/>
          </w:rPr>
          <w:tab/>
        </w:r>
        <w:r w:rsidRPr="00C42849">
          <w:rPr>
            <w:rStyle w:val="Hyperlink"/>
            <w:rFonts w:cs="Arial"/>
            <w:b w:val="0"/>
            <w:noProof/>
            <w:lang w:eastAsia="en-US"/>
          </w:rPr>
          <w:t>Support file management</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37</w:t>
        </w:r>
        <w:r w:rsidRPr="00C42849">
          <w:rPr>
            <w:rFonts w:cs="Arial"/>
            <w:b w:val="0"/>
            <w:noProof/>
            <w:webHidden/>
          </w:rPr>
          <w:fldChar w:fldCharType="end"/>
        </w:r>
      </w:hyperlink>
    </w:p>
    <w:p w14:paraId="71F1D91D" w14:textId="77777777" w:rsidR="00C42849" w:rsidRPr="00C42849" w:rsidRDefault="00C42849">
      <w:pPr>
        <w:pStyle w:val="TOC2"/>
        <w:rPr>
          <w:rFonts w:eastAsiaTheme="minorEastAsia" w:cs="Arial"/>
          <w:b w:val="0"/>
          <w:noProof/>
          <w:lang w:val="fr-FR" w:eastAsia="fr-FR"/>
        </w:rPr>
      </w:pPr>
      <w:hyperlink w:anchor="_Toc143083086" w:history="1">
        <w:r w:rsidRPr="00C42849">
          <w:rPr>
            <w:rStyle w:val="Hyperlink"/>
            <w:rFonts w:cs="Arial"/>
            <w:b w:val="0"/>
            <w:noProof/>
            <w:lang w:eastAsia="en-US"/>
          </w:rPr>
          <w:t>11.5</w:t>
        </w:r>
        <w:r w:rsidRPr="00C42849">
          <w:rPr>
            <w:rFonts w:eastAsiaTheme="minorEastAsia" w:cs="Arial"/>
            <w:b w:val="0"/>
            <w:noProof/>
            <w:lang w:val="fr-FR" w:eastAsia="fr-FR"/>
          </w:rPr>
          <w:tab/>
        </w:r>
        <w:r w:rsidRPr="00C42849">
          <w:rPr>
            <w:rStyle w:val="Hyperlink"/>
            <w:rFonts w:cs="Arial"/>
            <w:b w:val="0"/>
            <w:noProof/>
            <w:lang w:eastAsia="en-US"/>
          </w:rPr>
          <w:t>Associated XML Metadata file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39</w:t>
        </w:r>
        <w:r w:rsidRPr="00C42849">
          <w:rPr>
            <w:rFonts w:cs="Arial"/>
            <w:b w:val="0"/>
            <w:noProof/>
            <w:webHidden/>
          </w:rPr>
          <w:fldChar w:fldCharType="end"/>
        </w:r>
      </w:hyperlink>
    </w:p>
    <w:p w14:paraId="66232977" w14:textId="77777777" w:rsidR="00C42849" w:rsidRPr="00C42849" w:rsidRDefault="00C42849">
      <w:pPr>
        <w:pStyle w:val="TOC2"/>
        <w:rPr>
          <w:rFonts w:eastAsiaTheme="minorEastAsia" w:cs="Arial"/>
          <w:b w:val="0"/>
          <w:noProof/>
          <w:lang w:val="fr-FR" w:eastAsia="fr-FR"/>
        </w:rPr>
      </w:pPr>
      <w:hyperlink w:anchor="_Toc143083087" w:history="1">
        <w:r w:rsidRPr="00C42849">
          <w:rPr>
            <w:rStyle w:val="Hyperlink"/>
            <w:rFonts w:cs="Arial"/>
            <w:b w:val="0"/>
            <w:noProof/>
            <w:lang w:eastAsia="en-US"/>
          </w:rPr>
          <w:t>11.6</w:t>
        </w:r>
        <w:r w:rsidRPr="00C42849">
          <w:rPr>
            <w:rFonts w:eastAsiaTheme="minorEastAsia" w:cs="Arial"/>
            <w:b w:val="0"/>
            <w:noProof/>
            <w:lang w:val="fr-FR" w:eastAsia="fr-FR"/>
          </w:rPr>
          <w:tab/>
        </w:r>
        <w:r w:rsidRPr="00C42849">
          <w:rPr>
            <w:rStyle w:val="Hyperlink"/>
            <w:rFonts w:cs="Arial"/>
            <w:b w:val="0"/>
            <w:noProof/>
            <w:lang w:eastAsia="en-US"/>
          </w:rPr>
          <w:t>S-101 Exchange Catalogue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40</w:t>
        </w:r>
        <w:r w:rsidRPr="00C42849">
          <w:rPr>
            <w:rFonts w:cs="Arial"/>
            <w:b w:val="0"/>
            <w:noProof/>
            <w:webHidden/>
          </w:rPr>
          <w:fldChar w:fldCharType="end"/>
        </w:r>
      </w:hyperlink>
    </w:p>
    <w:p w14:paraId="6DFAA4DA" w14:textId="77777777" w:rsidR="00C42849" w:rsidRPr="00C42849" w:rsidRDefault="00C42849">
      <w:pPr>
        <w:pStyle w:val="TOC2"/>
        <w:rPr>
          <w:rFonts w:eastAsiaTheme="minorEastAsia" w:cs="Arial"/>
          <w:b w:val="0"/>
          <w:noProof/>
          <w:lang w:val="fr-FR" w:eastAsia="fr-FR"/>
        </w:rPr>
      </w:pPr>
      <w:hyperlink w:anchor="_Toc143083088" w:history="1">
        <w:r w:rsidRPr="00C42849">
          <w:rPr>
            <w:rStyle w:val="Hyperlink"/>
            <w:rFonts w:cs="Arial"/>
            <w:b w:val="0"/>
            <w:noProof/>
          </w:rPr>
          <w:t>11.7</w:t>
        </w:r>
        <w:r w:rsidRPr="00C42849">
          <w:rPr>
            <w:rFonts w:eastAsiaTheme="minorEastAsia" w:cs="Arial"/>
            <w:b w:val="0"/>
            <w:noProof/>
            <w:lang w:val="fr-FR" w:eastAsia="fr-FR"/>
          </w:rPr>
          <w:tab/>
        </w:r>
        <w:r w:rsidRPr="00C42849">
          <w:rPr>
            <w:rStyle w:val="Hyperlink"/>
            <w:rFonts w:cs="Arial"/>
            <w:b w:val="0"/>
            <w:noProof/>
          </w:rPr>
          <w:t>Data integrity and encryption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40</w:t>
        </w:r>
        <w:r w:rsidRPr="00C42849">
          <w:rPr>
            <w:rFonts w:cs="Arial"/>
            <w:b w:val="0"/>
            <w:noProof/>
            <w:webHidden/>
          </w:rPr>
          <w:fldChar w:fldCharType="end"/>
        </w:r>
      </w:hyperlink>
    </w:p>
    <w:p w14:paraId="43932B3E" w14:textId="77777777" w:rsidR="00C42849" w:rsidRPr="00C42849" w:rsidRDefault="00C42849">
      <w:pPr>
        <w:pStyle w:val="TOC1"/>
        <w:rPr>
          <w:rFonts w:eastAsiaTheme="minorEastAsia" w:cs="Arial"/>
          <w:b w:val="0"/>
          <w:noProof/>
          <w:lang w:val="fr-FR" w:eastAsia="fr-FR"/>
        </w:rPr>
      </w:pPr>
      <w:hyperlink w:anchor="_Toc143083089" w:history="1">
        <w:r w:rsidRPr="00C42849">
          <w:rPr>
            <w:rStyle w:val="Hyperlink"/>
            <w:rFonts w:cs="Arial"/>
            <w:b w:val="0"/>
            <w:noProof/>
          </w:rPr>
          <w:t>12</w:t>
        </w:r>
        <w:r w:rsidRPr="00C42849">
          <w:rPr>
            <w:rFonts w:eastAsiaTheme="minorEastAsia" w:cs="Arial"/>
            <w:b w:val="0"/>
            <w:noProof/>
            <w:lang w:val="fr-FR" w:eastAsia="fr-FR"/>
          </w:rPr>
          <w:tab/>
        </w:r>
        <w:r w:rsidRPr="00C42849">
          <w:rPr>
            <w:rStyle w:val="Hyperlink"/>
            <w:rFonts w:cs="Arial"/>
            <w:b w:val="0"/>
            <w:noProof/>
          </w:rPr>
          <w:t>Metadata</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_Toc143083089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40</w:t>
        </w:r>
        <w:r w:rsidRPr="00C42849">
          <w:rPr>
            <w:rFonts w:cs="Arial"/>
            <w:b w:val="0"/>
            <w:noProof/>
            <w:webHidden/>
          </w:rPr>
          <w:fldChar w:fldCharType="end"/>
        </w:r>
      </w:hyperlink>
    </w:p>
    <w:p w14:paraId="7FEEC0A9" w14:textId="77777777" w:rsidR="00C42849" w:rsidRPr="00C42849" w:rsidRDefault="00C42849">
      <w:pPr>
        <w:pStyle w:val="TOC2"/>
        <w:rPr>
          <w:rFonts w:eastAsiaTheme="minorEastAsia" w:cs="Arial"/>
          <w:b w:val="0"/>
          <w:noProof/>
          <w:lang w:val="fr-FR" w:eastAsia="fr-FR"/>
        </w:rPr>
      </w:pPr>
      <w:hyperlink w:anchor="_Toc143083090" w:history="1">
        <w:r w:rsidRPr="00C42849">
          <w:rPr>
            <w:rStyle w:val="Hyperlink"/>
            <w:rFonts w:cs="Arial"/>
            <w:b w:val="0"/>
            <w:noProof/>
          </w:rPr>
          <w:t>12.1</w:t>
        </w:r>
        <w:r w:rsidRPr="00C42849">
          <w:rPr>
            <w:rFonts w:eastAsiaTheme="minorEastAsia" w:cs="Arial"/>
            <w:b w:val="0"/>
            <w:noProof/>
            <w:lang w:val="fr-FR" w:eastAsia="fr-FR"/>
          </w:rPr>
          <w:tab/>
        </w:r>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40</w:t>
        </w:r>
        <w:r w:rsidRPr="00C42849">
          <w:rPr>
            <w:rFonts w:cs="Arial"/>
            <w:b w:val="0"/>
            <w:noProof/>
            <w:webHidden/>
          </w:rPr>
          <w:fldChar w:fldCharType="end"/>
        </w:r>
      </w:hyperlink>
    </w:p>
    <w:p w14:paraId="05621D1E" w14:textId="77777777" w:rsidR="00C42849" w:rsidRPr="00C42849" w:rsidRDefault="00C42849">
      <w:pPr>
        <w:pStyle w:val="TOC3"/>
        <w:rPr>
          <w:rFonts w:eastAsiaTheme="minorEastAsia" w:cs="Arial"/>
          <w:b w:val="0"/>
          <w:noProof/>
          <w:lang w:val="fr-FR" w:eastAsia="fr-FR"/>
        </w:rPr>
      </w:pPr>
      <w:hyperlink w:anchor="_Toc143083091" w:history="1">
        <w:r w:rsidRPr="00C42849">
          <w:rPr>
            <w:rStyle w:val="Hyperlink"/>
            <w:rFonts w:cs="Arial"/>
            <w:b w:val="0"/>
            <w:noProof/>
          </w:rPr>
          <w:t>12.1.1</w:t>
        </w:r>
        <w:r w:rsidRPr="00C42849">
          <w:rPr>
            <w:rFonts w:eastAsiaTheme="minorEastAsia" w:cs="Arial"/>
            <w:b w:val="0"/>
            <w:noProof/>
            <w:lang w:val="fr-FR" w:eastAsia="fr-FR"/>
          </w:rPr>
          <w:tab/>
        </w:r>
        <w:r w:rsidRPr="00C42849">
          <w:rPr>
            <w:rStyle w:val="Hyperlink"/>
            <w:rFonts w:cs="Arial"/>
            <w:b w:val="0"/>
            <w:noProof/>
          </w:rPr>
          <w:t>S100_ExchangeCatalogue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_Toc143083091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42</w:t>
        </w:r>
        <w:r w:rsidRPr="00C42849">
          <w:rPr>
            <w:rFonts w:cs="Arial"/>
            <w:b w:val="0"/>
            <w:noProof/>
            <w:webHidden/>
          </w:rPr>
          <w:fldChar w:fldCharType="end"/>
        </w:r>
      </w:hyperlink>
    </w:p>
    <w:p w14:paraId="2003B5FB" w14:textId="77777777" w:rsidR="00C42849" w:rsidRPr="00C42849" w:rsidRDefault="00C42849">
      <w:pPr>
        <w:pStyle w:val="TOC3"/>
        <w:rPr>
          <w:rFonts w:eastAsiaTheme="minorEastAsia" w:cs="Arial"/>
          <w:b w:val="0"/>
          <w:noProof/>
          <w:lang w:val="fr-FR" w:eastAsia="fr-FR"/>
        </w:rPr>
      </w:pPr>
      <w:hyperlink w:anchor="_Toc143083092" w:history="1">
        <w:r w:rsidRPr="00C42849">
          <w:rPr>
            <w:rStyle w:val="Hyperlink"/>
            <w:rFonts w:cs="Arial"/>
            <w:b w:val="0"/>
            <w:noProof/>
          </w:rPr>
          <w:t>12.1.2</w:t>
        </w:r>
        <w:r w:rsidRPr="00C42849">
          <w:rPr>
            <w:rFonts w:eastAsiaTheme="minorEastAsia" w:cs="Arial"/>
            <w:b w:val="0"/>
            <w:noProof/>
            <w:lang w:val="fr-FR" w:eastAsia="fr-FR"/>
          </w:rPr>
          <w:tab/>
        </w:r>
        <w:r w:rsidRPr="00C42849">
          <w:rPr>
            <w:rStyle w:val="Hyperlink"/>
            <w:rFonts w:cs="Arial"/>
            <w:b w:val="0"/>
            <w:noProof/>
          </w:rPr>
          <w:t>S100_DatasetDiscoveryMetadata</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_Toc143083092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43</w:t>
        </w:r>
        <w:r w:rsidRPr="00C42849">
          <w:rPr>
            <w:rFonts w:cs="Arial"/>
            <w:b w:val="0"/>
            <w:noProof/>
            <w:webHidden/>
          </w:rPr>
          <w:fldChar w:fldCharType="end"/>
        </w:r>
      </w:hyperlink>
    </w:p>
    <w:p w14:paraId="49692CDC" w14:textId="77777777" w:rsidR="00C42849" w:rsidRPr="00C42849" w:rsidRDefault="00C42849">
      <w:pPr>
        <w:pStyle w:val="TOC3"/>
        <w:rPr>
          <w:rFonts w:eastAsiaTheme="minorEastAsia" w:cs="Arial"/>
          <w:b w:val="0"/>
          <w:noProof/>
          <w:lang w:val="fr-FR" w:eastAsia="fr-FR"/>
        </w:rPr>
      </w:pPr>
      <w:hyperlink w:anchor="_Toc143083093" w:history="1">
        <w:r w:rsidRPr="00C42849">
          <w:rPr>
            <w:rStyle w:val="Hyperlink"/>
            <w:rFonts w:cs="Arial"/>
            <w:b w:val="0"/>
            <w:noProof/>
          </w:rPr>
          <w:t>12.1.3</w:t>
        </w:r>
        <w:r w:rsidRPr="00C42849">
          <w:rPr>
            <w:rFonts w:eastAsiaTheme="minorEastAsia" w:cs="Arial"/>
            <w:b w:val="0"/>
            <w:noProof/>
            <w:lang w:val="fr-FR" w:eastAsia="fr-FR"/>
          </w:rPr>
          <w:tab/>
        </w:r>
        <w:r w:rsidRPr="00C42849">
          <w:rPr>
            <w:rStyle w:val="Hyperlink"/>
            <w:rFonts w:cs="Arial"/>
            <w:b w:val="0"/>
            <w:noProof/>
          </w:rPr>
          <w:t>S100_SupportFileDiscoveryMetadata</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_Toc143083093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52</w:t>
        </w:r>
        <w:r w:rsidRPr="00C42849">
          <w:rPr>
            <w:rFonts w:cs="Arial"/>
            <w:b w:val="0"/>
            <w:noProof/>
            <w:webHidden/>
          </w:rPr>
          <w:fldChar w:fldCharType="end"/>
        </w:r>
      </w:hyperlink>
    </w:p>
    <w:p w14:paraId="62EAC31F" w14:textId="77777777" w:rsidR="00C42849" w:rsidRPr="00C42849" w:rsidRDefault="00C42849">
      <w:pPr>
        <w:pStyle w:val="TOC3"/>
        <w:rPr>
          <w:rFonts w:eastAsiaTheme="minorEastAsia" w:cs="Arial"/>
          <w:b w:val="0"/>
          <w:noProof/>
          <w:lang w:val="fr-FR" w:eastAsia="fr-FR"/>
        </w:rPr>
      </w:pPr>
      <w:hyperlink w:anchor="_Toc143083094" w:history="1">
        <w:r w:rsidRPr="00C42849">
          <w:rPr>
            <w:rStyle w:val="Hyperlink"/>
            <w:rFonts w:cs="Arial"/>
            <w:b w:val="0"/>
            <w:noProof/>
          </w:rPr>
          <w:t>12.1.4</w:t>
        </w:r>
        <w:r w:rsidRPr="00C42849">
          <w:rPr>
            <w:rFonts w:eastAsiaTheme="minorEastAsia" w:cs="Arial"/>
            <w:b w:val="0"/>
            <w:noProof/>
            <w:lang w:val="fr-FR" w:eastAsia="fr-FR"/>
          </w:rPr>
          <w:tab/>
        </w:r>
        <w:r w:rsidRPr="00C42849">
          <w:rPr>
            <w:rStyle w:val="Hyperlink"/>
            <w:rFonts w:cs="Arial"/>
            <w:b w:val="0"/>
            <w:noProof/>
          </w:rPr>
          <w:t>S100_CatalogueDiscoveryMetadata</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_Toc143083094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54</w:t>
        </w:r>
        <w:r w:rsidRPr="00C42849">
          <w:rPr>
            <w:rFonts w:cs="Arial"/>
            <w:b w:val="0"/>
            <w:noProof/>
            <w:webHidden/>
          </w:rPr>
          <w:fldChar w:fldCharType="end"/>
        </w:r>
      </w:hyperlink>
    </w:p>
    <w:p w14:paraId="634C55E0" w14:textId="77777777" w:rsidR="00C42849" w:rsidRPr="00C42849" w:rsidRDefault="00C42849">
      <w:pPr>
        <w:pStyle w:val="TOC2"/>
        <w:rPr>
          <w:rFonts w:eastAsiaTheme="minorEastAsia" w:cs="Arial"/>
          <w:b w:val="0"/>
          <w:noProof/>
          <w:lang w:val="fr-FR" w:eastAsia="fr-FR"/>
        </w:rPr>
      </w:pPr>
      <w:hyperlink w:anchor="_Toc143083095" w:history="1">
        <w:r w:rsidRPr="00C42849">
          <w:rPr>
            <w:rStyle w:val="Hyperlink"/>
            <w:rFonts w:cs="Arial"/>
            <w:b w:val="0"/>
            <w:noProof/>
            <w:lang w:eastAsia="en-GB"/>
          </w:rPr>
          <w:t>12.2</w:t>
        </w:r>
        <w:r w:rsidRPr="00C42849">
          <w:rPr>
            <w:rFonts w:eastAsiaTheme="minorEastAsia" w:cs="Arial"/>
            <w:b w:val="0"/>
            <w:noProof/>
            <w:lang w:val="fr-FR" w:eastAsia="fr-FR"/>
          </w:rPr>
          <w:tab/>
        </w:r>
        <w:r w:rsidRPr="00C42849">
          <w:rPr>
            <w:rStyle w:val="Hyperlink"/>
            <w:rFonts w:cs="Arial"/>
            <w:b w:val="0"/>
            <w:noProof/>
            <w:lang w:eastAsia="en-GB"/>
          </w:rPr>
          <w:t>Language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_Toc143083095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57</w:t>
        </w:r>
        <w:r w:rsidRPr="00C42849">
          <w:rPr>
            <w:rFonts w:cs="Arial"/>
            <w:b w:val="0"/>
            <w:noProof/>
            <w:webHidden/>
          </w:rPr>
          <w:fldChar w:fldCharType="end"/>
        </w:r>
      </w:hyperlink>
    </w:p>
    <w:p w14:paraId="02875582" w14:textId="77777777" w:rsidR="00C42849" w:rsidRPr="00C42849" w:rsidRDefault="00C42849">
      <w:pPr>
        <w:pStyle w:val="TOC1"/>
        <w:rPr>
          <w:rFonts w:eastAsiaTheme="minorEastAsia" w:cs="Arial"/>
          <w:b w:val="0"/>
          <w:noProof/>
          <w:lang w:val="fr-FR" w:eastAsia="fr-FR"/>
        </w:rPr>
      </w:pPr>
      <w:hyperlink w:anchor="_Toc143083096" w:history="1">
        <w:r w:rsidRPr="00C42849">
          <w:rPr>
            <w:rStyle w:val="Hyperlink"/>
            <w:rFonts w:eastAsia="Times New Roman" w:cs="Arial"/>
            <w:b w:val="0"/>
            <w:noProof/>
            <w:lang w:eastAsia="en-US"/>
          </w:rPr>
          <w:t>ANNEX A - Data Classification and Encoding Guide</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_Toc143083096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59</w:t>
        </w:r>
        <w:r w:rsidRPr="00C42849">
          <w:rPr>
            <w:rFonts w:cs="Arial"/>
            <w:b w:val="0"/>
            <w:noProof/>
            <w:webHidden/>
          </w:rPr>
          <w:fldChar w:fldCharType="end"/>
        </w:r>
      </w:hyperlink>
    </w:p>
    <w:p w14:paraId="1CE81B9E" w14:textId="77777777" w:rsidR="00C42849" w:rsidRPr="00C42849" w:rsidRDefault="00C42849">
      <w:pPr>
        <w:pStyle w:val="TOC1"/>
        <w:rPr>
          <w:rFonts w:eastAsiaTheme="minorEastAsia" w:cs="Arial"/>
          <w:b w:val="0"/>
          <w:noProof/>
          <w:lang w:val="fr-FR" w:eastAsia="fr-FR"/>
        </w:rPr>
      </w:pPr>
      <w:hyperlink w:anchor="_Toc143083097" w:history="1">
        <w:r w:rsidRPr="00C42849">
          <w:rPr>
            <w:rStyle w:val="Hyperlink"/>
            <w:rFonts w:eastAsia="Times New Roman" w:cs="Arial"/>
            <w:b w:val="0"/>
            <w:noProof/>
            <w:lang w:eastAsia="en-US"/>
          </w:rPr>
          <w:t>ANNEX B (Normative) - Data Product format (encoding)</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_Toc143083097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61</w:t>
        </w:r>
        <w:r w:rsidRPr="00C42849">
          <w:rPr>
            <w:rFonts w:cs="Arial"/>
            <w:b w:val="0"/>
            <w:noProof/>
            <w:webHidden/>
          </w:rPr>
          <w:fldChar w:fldCharType="end"/>
        </w:r>
      </w:hyperlink>
    </w:p>
    <w:p w14:paraId="0F784981" w14:textId="77777777" w:rsidR="00C42849" w:rsidRPr="00C42849" w:rsidRDefault="00C42849">
      <w:pPr>
        <w:pStyle w:val="TOC2"/>
        <w:rPr>
          <w:rFonts w:eastAsiaTheme="minorEastAsia" w:cs="Arial"/>
          <w:b w:val="0"/>
          <w:noProof/>
          <w:lang w:val="fr-FR" w:eastAsia="fr-FR"/>
        </w:rPr>
      </w:pPr>
      <w:hyperlink w:anchor="_Toc143083098" w:history="1">
        <w:r w:rsidRPr="00C42849">
          <w:rPr>
            <w:rStyle w:val="Hyperlink"/>
            <w:rFonts w:cs="Arial"/>
            <w:b w:val="0"/>
            <w:noProof/>
          </w:rPr>
          <w:t>Introduction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_Toc143083098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61</w:t>
        </w:r>
        <w:r w:rsidRPr="00C42849">
          <w:rPr>
            <w:rFonts w:cs="Arial"/>
            <w:b w:val="0"/>
            <w:noProof/>
            <w:webHidden/>
          </w:rPr>
          <w:fldChar w:fldCharType="end"/>
        </w:r>
      </w:hyperlink>
    </w:p>
    <w:p w14:paraId="14A8A0D3" w14:textId="77777777" w:rsidR="00C42849" w:rsidRPr="00C42849" w:rsidRDefault="00C42849">
      <w:pPr>
        <w:pStyle w:val="TOC1"/>
        <w:rPr>
          <w:rFonts w:eastAsiaTheme="minorEastAsia" w:cs="Arial"/>
          <w:b w:val="0"/>
          <w:noProof/>
          <w:lang w:val="fr-FR" w:eastAsia="fr-FR"/>
        </w:rPr>
      </w:pPr>
      <w:hyperlink w:anchor="_Toc143083099" w:history="1">
        <w:r w:rsidRPr="00C42849">
          <w:rPr>
            <w:rStyle w:val="Hyperlink"/>
            <w:rFonts w:cs="Arial"/>
            <w:b w:val="0"/>
            <w:noProof/>
            <w:lang w:val="en-US"/>
          </w:rPr>
          <w:t>ANNEX C - S-101 Validation Checks</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_Toc143083099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81</w:t>
        </w:r>
        <w:r w:rsidRPr="00C42849">
          <w:rPr>
            <w:rFonts w:cs="Arial"/>
            <w:b w:val="0"/>
            <w:noProof/>
            <w:webHidden/>
          </w:rPr>
          <w:fldChar w:fldCharType="end"/>
        </w:r>
      </w:hyperlink>
    </w:p>
    <w:p w14:paraId="242E72A8" w14:textId="77777777" w:rsidR="00C42849" w:rsidRPr="00C42849" w:rsidRDefault="00C42849">
      <w:pPr>
        <w:pStyle w:val="TOC1"/>
        <w:rPr>
          <w:rFonts w:eastAsiaTheme="minorEastAsia" w:cs="Arial"/>
          <w:b w:val="0"/>
          <w:noProof/>
          <w:lang w:val="fr-FR" w:eastAsia="fr-FR"/>
        </w:rPr>
      </w:pPr>
      <w:hyperlink w:anchor="_Toc143083100" w:history="1">
        <w:r w:rsidRPr="00C42849">
          <w:rPr>
            <w:rStyle w:val="Hyperlink"/>
            <w:rFonts w:cs="Arial"/>
            <w:b w:val="0"/>
            <w:noProof/>
            <w:lang w:val="en-US"/>
          </w:rPr>
          <w:t>ANNEX D – Dataset Loading Algorithm (Dataset Selection)</w:t>
        </w:r>
        <w:r w:rsidRPr="00C42849">
          <w:rPr>
            <w:rFonts w:cs="Arial"/>
            <w:b w:val="0"/>
            <w:noProof/>
            <w:webHidden/>
          </w:rPr>
          <w:tab/>
        </w:r>
        <w:r w:rsidRPr="00C42849">
          <w:rPr>
            <w:rFonts w:cs="Arial"/>
            <w:b w:val="0"/>
            <w:noProof/>
            <w:webHidden/>
          </w:rPr>
          <w:fldChar w:fldCharType="begin"/>
        </w:r>
        <w:r w:rsidRPr="00C42849">
          <w:rPr>
            <w:rFonts w:cs="Arial"/>
            <w:b w:val="0"/>
            <w:noProof/>
            <w:webHidden/>
          </w:rPr>
          <w:instrText xml:space="preserve"> PAGEREF _Toc143083100 \h </w:instrText>
        </w:r>
        <w:r w:rsidRPr="00C42849">
          <w:rPr>
            <w:rFonts w:cs="Arial"/>
            <w:b w:val="0"/>
            <w:noProof/>
            <w:webHidden/>
          </w:rPr>
        </w:r>
        <w:r w:rsidRPr="00C42849">
          <w:rPr>
            <w:rFonts w:cs="Arial"/>
            <w:b w:val="0"/>
            <w:noProof/>
            <w:webHidden/>
          </w:rPr>
          <w:fldChar w:fldCharType="separate"/>
        </w:r>
        <w:r w:rsidRPr="00C42849">
          <w:rPr>
            <w:rFonts w:cs="Arial"/>
            <w:b w:val="0"/>
            <w:noProof/>
            <w:webHidden/>
          </w:rPr>
          <w:t>83</w:t>
        </w:r>
        <w:r w:rsidRPr="00C42849">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C42849">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w:t>
            </w:r>
            <w:proofErr w:type="gramStart"/>
            <w:r w:rsidRPr="00FA5DB6">
              <w:rPr>
                <w:rFonts w:cs="Arial"/>
              </w:rPr>
              <w:t xml:space="preserve">.  </w:t>
            </w:r>
            <w:proofErr w:type="gramEnd"/>
            <w:r w:rsidRPr="00FA5DB6">
              <w:rPr>
                <w:rFonts w:cs="Arial"/>
              </w:rPr>
              <w:t>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w:t>
            </w:r>
            <w:proofErr w:type="gramStart"/>
            <w:r w:rsidRPr="00FA5DB6">
              <w:rPr>
                <w:rFonts w:cs="Arial"/>
              </w:rPr>
              <w:t xml:space="preserve">.  </w:t>
            </w:r>
            <w:proofErr w:type="gramEnd"/>
            <w:r w:rsidRPr="00FA5DB6">
              <w:rPr>
                <w:rFonts w:cs="Arial"/>
              </w:rPr>
              <w:t>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w:t>
            </w:r>
            <w:proofErr w:type="gramStart"/>
            <w:r w:rsidRPr="00FA5DB6">
              <w:rPr>
                <w:rFonts w:cs="Arial"/>
              </w:rPr>
              <w:t xml:space="preserve">.  </w:t>
            </w:r>
            <w:proofErr w:type="gramEnd"/>
            <w:r w:rsidRPr="00FA5DB6">
              <w:rPr>
                <w:rFonts w:cs="Arial"/>
              </w:rPr>
              <w:t>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w:t>
            </w:r>
            <w:proofErr w:type="gramStart"/>
            <w:r w:rsidRPr="00FA5DB6">
              <w:rPr>
                <w:rFonts w:cs="Arial"/>
              </w:rPr>
              <w:t xml:space="preserve">.  </w:t>
            </w:r>
            <w:proofErr w:type="gramEnd"/>
            <w:r w:rsidRPr="00FA5DB6">
              <w:rPr>
                <w:rFonts w:cs="Arial"/>
              </w:rPr>
              <w:t>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ins w:id="12" w:author="Teh Stand" w:date="2023-08-09T14:33:00Z"/>
          <w:b/>
          <w:bCs/>
          <w:sz w:val="24"/>
          <w:szCs w:val="24"/>
        </w:rPr>
      </w:pPr>
      <w:ins w:id="13" w:author="Teh Stand" w:date="2023-08-09T14:33:00Z">
        <w:r>
          <w:rPr>
            <w:sz w:val="24"/>
            <w:szCs w:val="24"/>
          </w:rPr>
          <w:br w:type="page"/>
        </w:r>
        <w:bookmarkStart w:id="14" w:name="_GoBack"/>
        <w:bookmarkEnd w:id="14"/>
      </w:ins>
    </w:p>
    <w:p w14:paraId="032A0D99" w14:textId="4129A5FE" w:rsidR="00F47195" w:rsidRPr="008D0CFF" w:rsidRDefault="00F47195" w:rsidP="00F47195">
      <w:pPr>
        <w:pStyle w:val="StylezzForewordAuto"/>
        <w:pageBreakBefore w:val="0"/>
        <w:jc w:val="center"/>
        <w:rPr>
          <w:ins w:id="15" w:author="Teh Stand" w:date="2023-04-25T09:55:00Z"/>
          <w:sz w:val="24"/>
          <w:szCs w:val="24"/>
          <w:lang w:val="en-GB"/>
        </w:rPr>
      </w:pPr>
      <w:ins w:id="16" w:author="Teh Stand" w:date="2023-04-25T09:55:00Z">
        <w:r>
          <w:rPr>
            <w:sz w:val="24"/>
            <w:szCs w:val="24"/>
            <w:lang w:val="en-GB"/>
          </w:rPr>
          <w:lastRenderedPageBreak/>
          <w:t>Summary of Substantive Changes in Edition 1.2.0</w:t>
        </w:r>
      </w:ins>
    </w:p>
    <w:p w14:paraId="7F5861EC" w14:textId="77777777" w:rsidR="00F47195" w:rsidRDefault="00F47195" w:rsidP="00174E5F">
      <w:pPr>
        <w:spacing w:after="0" w:line="240" w:lineRule="auto"/>
        <w:rPr>
          <w:ins w:id="17" w:author="Teh Stand" w:date="2023-04-25T09:55:00Z"/>
          <w:rFonts w:cs="Arial"/>
          <w:b/>
        </w:rPr>
      </w:pPr>
    </w:p>
    <w:p w14:paraId="7CB1958A" w14:textId="77777777" w:rsidR="00F47195" w:rsidRPr="00A57031" w:rsidRDefault="00F47195" w:rsidP="00F47195">
      <w:pPr>
        <w:spacing w:after="120"/>
        <w:rPr>
          <w:ins w:id="18" w:author="Teh Stand" w:date="2023-04-25T09:55:00Z"/>
          <w:rFonts w:cs="Arial"/>
        </w:rPr>
      </w:pPr>
      <w:ins w:id="19" w:author="Teh Stand" w:date="2023-04-25T09:55:00Z">
        <w:r>
          <w:rPr>
            <w:rFonts w:cs="Arial"/>
            <w:b/>
          </w:rPr>
          <w:t>Bold</w:t>
        </w:r>
        <w:r>
          <w:rPr>
            <w:rFonts w:cs="Arial"/>
          </w:rPr>
          <w:t xml:space="preserve"> references in the Clauses Effected column indicate the principle sections/clauses that are impacted by the described change.</w:t>
        </w:r>
      </w:ins>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ins w:id="20" w:author="Teh Stand" w:date="2023-04-25T09:55:00Z"/>
        </w:trPr>
        <w:tc>
          <w:tcPr>
            <w:tcW w:w="7230" w:type="dxa"/>
            <w:shd w:val="clear" w:color="auto" w:fill="D9D9D9"/>
            <w:vAlign w:val="center"/>
          </w:tcPr>
          <w:p w14:paraId="43C2DB2D" w14:textId="77777777" w:rsidR="00F47195" w:rsidRPr="008D0CFF" w:rsidRDefault="00F47195" w:rsidP="00A4519A">
            <w:pPr>
              <w:pStyle w:val="Tabletitle"/>
              <w:spacing w:line="240" w:lineRule="auto"/>
              <w:rPr>
                <w:ins w:id="21" w:author="Teh Stand" w:date="2023-04-25T09:55:00Z"/>
                <w:rFonts w:eastAsia="Times New Roman" w:cs="Arial"/>
              </w:rPr>
            </w:pPr>
            <w:ins w:id="22" w:author="Teh Stand" w:date="2023-04-25T09:55:00Z">
              <w:r>
                <w:rPr>
                  <w:rFonts w:eastAsia="Times New Roman" w:cs="Arial"/>
                </w:rPr>
                <w:t>Change Summary</w:t>
              </w:r>
            </w:ins>
          </w:p>
        </w:tc>
        <w:tc>
          <w:tcPr>
            <w:tcW w:w="2126" w:type="dxa"/>
            <w:shd w:val="clear" w:color="auto" w:fill="D9D9D9"/>
          </w:tcPr>
          <w:p w14:paraId="255F138F" w14:textId="77777777" w:rsidR="00F47195" w:rsidRPr="008D0CFF" w:rsidRDefault="00F47195" w:rsidP="00A4519A">
            <w:pPr>
              <w:pStyle w:val="Tabletitle"/>
              <w:spacing w:line="240" w:lineRule="auto"/>
              <w:rPr>
                <w:ins w:id="23" w:author="Teh Stand" w:date="2023-04-25T09:55:00Z"/>
                <w:rFonts w:eastAsia="Times New Roman" w:cs="Arial"/>
              </w:rPr>
            </w:pPr>
            <w:ins w:id="24" w:author="Teh Stand" w:date="2023-04-25T09:55:00Z">
              <w:r>
                <w:rPr>
                  <w:rFonts w:eastAsia="Times New Roman" w:cs="Arial"/>
                </w:rPr>
                <w:t>Clauses Affected</w:t>
              </w:r>
            </w:ins>
          </w:p>
        </w:tc>
      </w:tr>
      <w:tr w:rsidR="00F76F3F" w:rsidRPr="008D0CFF" w14:paraId="212B3236" w14:textId="77777777" w:rsidTr="00A4519A">
        <w:trPr>
          <w:cantSplit/>
          <w:ins w:id="25" w:author="Teh Stand" w:date="2023-04-25T09:55:00Z"/>
        </w:trPr>
        <w:tc>
          <w:tcPr>
            <w:tcW w:w="7230" w:type="dxa"/>
          </w:tcPr>
          <w:p w14:paraId="3E386235" w14:textId="5F905330" w:rsidR="00F76F3F" w:rsidRDefault="00F76F3F" w:rsidP="00F76F3F">
            <w:pPr>
              <w:suppressAutoHyphens/>
              <w:spacing w:before="60" w:after="60"/>
              <w:rPr>
                <w:ins w:id="26" w:author="Teh Stand" w:date="2023-04-25T09:55:00Z"/>
                <w:rFonts w:cs="Arial"/>
              </w:rPr>
            </w:pPr>
            <w:ins w:id="27" w:author="Teh Stand" w:date="2023-08-16T12:54:00Z">
              <w:r w:rsidRPr="00F75CA0">
                <w:rPr>
                  <w:rFonts w:cs="Arial"/>
                </w:rPr>
                <w:t>Terms and definitions consolidated to include missing terms included in Annex A (Data Classification and Encoding Guide).</w:t>
              </w:r>
            </w:ins>
          </w:p>
        </w:tc>
        <w:tc>
          <w:tcPr>
            <w:tcW w:w="2126" w:type="dxa"/>
          </w:tcPr>
          <w:p w14:paraId="141C6A6A" w14:textId="3ED435A6" w:rsidR="00F76F3F" w:rsidRPr="005B50D4" w:rsidRDefault="00F76F3F" w:rsidP="00F76F3F">
            <w:pPr>
              <w:suppressAutoHyphens/>
              <w:spacing w:before="60" w:after="60"/>
              <w:rPr>
                <w:ins w:id="28" w:author="Teh Stand" w:date="2023-04-25T09:55:00Z"/>
                <w:rFonts w:cs="Arial"/>
                <w:b/>
              </w:rPr>
            </w:pPr>
            <w:ins w:id="29" w:author="Teh Stand" w:date="2023-08-16T12:54:00Z">
              <w:r w:rsidRPr="00F75CA0">
                <w:rPr>
                  <w:rFonts w:cs="Arial"/>
                  <w:b/>
                </w:rPr>
                <w:t>1.3.2</w:t>
              </w:r>
            </w:ins>
          </w:p>
        </w:tc>
      </w:tr>
      <w:tr w:rsidR="00F76F3F" w:rsidRPr="008D0CFF" w14:paraId="3DCB3A7E" w14:textId="77777777" w:rsidTr="00A4519A">
        <w:trPr>
          <w:cantSplit/>
          <w:ins w:id="30" w:author="Teh Stand" w:date="2023-04-25T09:55:00Z"/>
        </w:trPr>
        <w:tc>
          <w:tcPr>
            <w:tcW w:w="7230" w:type="dxa"/>
          </w:tcPr>
          <w:p w14:paraId="113202F5" w14:textId="6E1AF9A5" w:rsidR="00F76F3F" w:rsidRDefault="00F76F3F" w:rsidP="00F76F3F">
            <w:pPr>
              <w:suppressAutoHyphens/>
              <w:spacing w:before="60" w:after="60"/>
              <w:rPr>
                <w:ins w:id="31" w:author="Teh Stand" w:date="2023-04-25T09:55:00Z"/>
                <w:rFonts w:cs="Arial"/>
              </w:rPr>
            </w:pPr>
            <w:ins w:id="32" w:author="Teh Stand" w:date="2023-08-16T12:54:00Z">
              <w:r w:rsidRPr="00F75CA0">
                <w:rPr>
                  <w:rFonts w:cs="Arial"/>
                </w:rPr>
                <w:t>New term and definition for ENDS added.</w:t>
              </w:r>
            </w:ins>
          </w:p>
        </w:tc>
        <w:tc>
          <w:tcPr>
            <w:tcW w:w="2126" w:type="dxa"/>
          </w:tcPr>
          <w:p w14:paraId="46A83377" w14:textId="1BE80EB4" w:rsidR="00F76F3F" w:rsidRPr="005B50D4" w:rsidRDefault="00F76F3F" w:rsidP="00F76F3F">
            <w:pPr>
              <w:suppressAutoHyphens/>
              <w:spacing w:before="60" w:after="60"/>
              <w:rPr>
                <w:ins w:id="33" w:author="Teh Stand" w:date="2023-04-25T09:55:00Z"/>
                <w:rFonts w:cs="Arial"/>
                <w:b/>
              </w:rPr>
            </w:pPr>
            <w:ins w:id="34" w:author="Teh Stand" w:date="2023-08-16T12:54:00Z">
              <w:r w:rsidRPr="00F75CA0">
                <w:rPr>
                  <w:rFonts w:cs="Arial"/>
                  <w:b/>
                </w:rPr>
                <w:t>1.3.2</w:t>
              </w:r>
            </w:ins>
          </w:p>
        </w:tc>
      </w:tr>
      <w:tr w:rsidR="00F76F3F" w:rsidRPr="008D0CFF" w14:paraId="78CFD5E9" w14:textId="77777777" w:rsidTr="00A4519A">
        <w:trPr>
          <w:cantSplit/>
          <w:ins w:id="35" w:author="Teh Stand" w:date="2023-04-25T09:55:00Z"/>
        </w:trPr>
        <w:tc>
          <w:tcPr>
            <w:tcW w:w="7230" w:type="dxa"/>
          </w:tcPr>
          <w:p w14:paraId="388FBA95" w14:textId="3088C843" w:rsidR="00F76F3F" w:rsidRPr="006522BB" w:rsidRDefault="00F76F3F" w:rsidP="00F76F3F">
            <w:pPr>
              <w:suppressAutoHyphens/>
              <w:spacing w:before="60" w:after="60"/>
              <w:rPr>
                <w:ins w:id="36" w:author="Teh Stand" w:date="2023-04-25T09:55:00Z"/>
                <w:rFonts w:cs="Arial"/>
              </w:rPr>
            </w:pPr>
            <w:ins w:id="37" w:author="Teh Stand" w:date="2023-08-16T12:54:00Z">
              <w:r w:rsidRPr="00F75CA0">
                <w:rPr>
                  <w:rFonts w:cs="Arial"/>
                </w:rPr>
                <w:t>New abbreviation for ENDS added.</w:t>
              </w:r>
            </w:ins>
          </w:p>
        </w:tc>
        <w:tc>
          <w:tcPr>
            <w:tcW w:w="2126" w:type="dxa"/>
          </w:tcPr>
          <w:p w14:paraId="7CF5B28D" w14:textId="0A778703" w:rsidR="00F76F3F" w:rsidRPr="00482FC8" w:rsidRDefault="00F76F3F" w:rsidP="00F76F3F">
            <w:pPr>
              <w:suppressAutoHyphens/>
              <w:spacing w:before="60" w:after="60"/>
              <w:rPr>
                <w:ins w:id="38" w:author="Teh Stand" w:date="2023-04-25T09:55:00Z"/>
                <w:rFonts w:cs="Arial"/>
              </w:rPr>
            </w:pPr>
            <w:ins w:id="39" w:author="Teh Stand" w:date="2023-08-16T12:54:00Z">
              <w:r w:rsidRPr="00F75CA0">
                <w:rPr>
                  <w:rFonts w:cs="Arial"/>
                  <w:b/>
                </w:rPr>
                <w:t>1.3.3</w:t>
              </w:r>
            </w:ins>
          </w:p>
        </w:tc>
      </w:tr>
      <w:tr w:rsidR="00F76F3F" w:rsidRPr="008D0CFF" w14:paraId="0C0582E2" w14:textId="77777777" w:rsidTr="00A4519A">
        <w:trPr>
          <w:cantSplit/>
          <w:ins w:id="40" w:author="Teh Stand" w:date="2023-04-25T09:55:00Z"/>
        </w:trPr>
        <w:tc>
          <w:tcPr>
            <w:tcW w:w="7230" w:type="dxa"/>
          </w:tcPr>
          <w:p w14:paraId="584E543D" w14:textId="26833B4F" w:rsidR="00F76F3F" w:rsidRDefault="00F76F3F" w:rsidP="00F76F3F">
            <w:pPr>
              <w:suppressAutoHyphens/>
              <w:spacing w:before="60" w:after="60"/>
              <w:rPr>
                <w:ins w:id="41" w:author="Teh Stand" w:date="2023-04-25T09:55:00Z"/>
                <w:rFonts w:cs="Arial"/>
              </w:rPr>
            </w:pPr>
            <w:ins w:id="42" w:author="Teh Stand" w:date="2023-08-16T12:54:00Z">
              <w:r w:rsidRPr="00F75CA0">
                <w:rPr>
                  <w:rFonts w:cs="Arial"/>
                </w:rPr>
                <w:t xml:space="preserve">Reference to </w:t>
              </w:r>
              <w:proofErr w:type="gramStart"/>
              <w:r w:rsidRPr="00F75CA0">
                <w:rPr>
                  <w:rFonts w:cs="Arial"/>
                </w:rPr>
                <w:t>MSC.232(</w:t>
              </w:r>
              <w:proofErr w:type="gramEnd"/>
              <w:r w:rsidRPr="00F75CA0">
                <w:rPr>
                  <w:rFonts w:cs="Arial"/>
                </w:rPr>
                <w:t>82) amended to MSC.530(106).</w:t>
              </w:r>
            </w:ins>
          </w:p>
        </w:tc>
        <w:tc>
          <w:tcPr>
            <w:tcW w:w="2126" w:type="dxa"/>
          </w:tcPr>
          <w:p w14:paraId="50028718" w14:textId="1387088A" w:rsidR="00F76F3F" w:rsidRDefault="00F76F3F" w:rsidP="00F76F3F">
            <w:pPr>
              <w:suppressAutoHyphens/>
              <w:spacing w:before="60" w:after="60"/>
              <w:rPr>
                <w:ins w:id="43" w:author="Teh Stand" w:date="2023-04-25T09:55:00Z"/>
                <w:rFonts w:cs="Arial"/>
              </w:rPr>
            </w:pPr>
            <w:ins w:id="44" w:author="Teh Stand" w:date="2023-08-16T12:54:00Z">
              <w:r w:rsidRPr="00F75CA0">
                <w:rPr>
                  <w:rFonts w:cs="Arial"/>
                  <w:b/>
                </w:rPr>
                <w:t>4.7</w:t>
              </w:r>
            </w:ins>
          </w:p>
        </w:tc>
      </w:tr>
      <w:tr w:rsidR="00F76F3F" w:rsidRPr="008D0CFF" w14:paraId="7767A5C9" w14:textId="77777777" w:rsidTr="00A4519A">
        <w:trPr>
          <w:cantSplit/>
          <w:ins w:id="45" w:author="Teh Stand" w:date="2023-04-25T09:55:00Z"/>
        </w:trPr>
        <w:tc>
          <w:tcPr>
            <w:tcW w:w="7230" w:type="dxa"/>
          </w:tcPr>
          <w:p w14:paraId="4A7ABF70" w14:textId="3E5F4A82" w:rsidR="00F76F3F" w:rsidRPr="005C423A" w:rsidRDefault="00F76F3F" w:rsidP="00F76F3F">
            <w:pPr>
              <w:suppressAutoHyphens/>
              <w:spacing w:before="60" w:after="60"/>
              <w:rPr>
                <w:ins w:id="46" w:author="Teh Stand" w:date="2023-04-25T09:55:00Z"/>
                <w:rFonts w:cs="Arial"/>
              </w:rPr>
            </w:pPr>
            <w:ins w:id="47" w:author="Teh Stand" w:date="2023-08-16T12:54:00Z">
              <w:r w:rsidRPr="00F75CA0">
                <w:rPr>
                  <w:rFonts w:cs="Arial"/>
                </w:rPr>
                <w:t>Figures 4-11 – 4-15 re-numbered to 4-10 – 4-14 (missing Figure number 4-10).</w:t>
              </w:r>
            </w:ins>
          </w:p>
        </w:tc>
        <w:tc>
          <w:tcPr>
            <w:tcW w:w="2126" w:type="dxa"/>
          </w:tcPr>
          <w:p w14:paraId="620F1363" w14:textId="68BA35CA" w:rsidR="00F76F3F" w:rsidRPr="005C423A" w:rsidRDefault="00F76F3F" w:rsidP="00F76F3F">
            <w:pPr>
              <w:suppressAutoHyphens/>
              <w:spacing w:before="60" w:after="60"/>
              <w:rPr>
                <w:ins w:id="48" w:author="Teh Stand" w:date="2023-04-25T09:55:00Z"/>
                <w:rFonts w:cs="Arial"/>
                <w:b/>
              </w:rPr>
            </w:pPr>
            <w:ins w:id="49" w:author="Teh Stand" w:date="2023-08-16T12:54:00Z">
              <w:r w:rsidRPr="00F75CA0">
                <w:rPr>
                  <w:rFonts w:cs="Arial"/>
                  <w:b/>
                </w:rPr>
                <w:t>4.8</w:t>
              </w:r>
            </w:ins>
          </w:p>
        </w:tc>
      </w:tr>
      <w:tr w:rsidR="00F76F3F" w:rsidRPr="008D0CFF" w14:paraId="207285EC" w14:textId="77777777" w:rsidTr="00A4519A">
        <w:trPr>
          <w:cantSplit/>
          <w:ins w:id="50" w:author="Teh Stand" w:date="2023-04-25T09:55:00Z"/>
        </w:trPr>
        <w:tc>
          <w:tcPr>
            <w:tcW w:w="7230" w:type="dxa"/>
          </w:tcPr>
          <w:p w14:paraId="5E5014A4" w14:textId="4AAE7B0C" w:rsidR="00F76F3F" w:rsidRPr="005C423A" w:rsidRDefault="00F76F3F" w:rsidP="00F76F3F">
            <w:pPr>
              <w:suppressAutoHyphens/>
              <w:spacing w:before="60" w:after="60"/>
              <w:rPr>
                <w:ins w:id="51" w:author="Teh Stand" w:date="2023-04-25T09:55:00Z"/>
                <w:rFonts w:cs="Arial"/>
              </w:rPr>
            </w:pPr>
            <w:ins w:id="52" w:author="Teh Stand" w:date="2023-08-16T12:54:00Z">
              <w:r w:rsidRPr="00F75CA0">
                <w:rPr>
                  <w:rFonts w:cs="Arial"/>
                </w:rPr>
                <w:t>New clause 4.8.2 added to specify that the scale properties for geometry are not utilised in S-101. Applied corresponding changes to ISO 8211 encoding specifications.</w:t>
              </w:r>
            </w:ins>
          </w:p>
        </w:tc>
        <w:tc>
          <w:tcPr>
            <w:tcW w:w="2126" w:type="dxa"/>
          </w:tcPr>
          <w:p w14:paraId="4134C4E6" w14:textId="22B34E15" w:rsidR="00F76F3F" w:rsidRPr="005C423A" w:rsidRDefault="00F76F3F" w:rsidP="00F76F3F">
            <w:pPr>
              <w:suppressAutoHyphens/>
              <w:spacing w:before="60" w:after="60"/>
              <w:rPr>
                <w:ins w:id="53" w:author="Teh Stand" w:date="2023-04-25T09:55:00Z"/>
                <w:rFonts w:cs="Arial"/>
                <w:b/>
              </w:rPr>
            </w:pPr>
            <w:ins w:id="54" w:author="Teh Stand" w:date="2023-08-16T12:54:00Z">
              <w:r w:rsidRPr="00F75CA0">
                <w:rPr>
                  <w:rFonts w:cs="Arial"/>
                  <w:b/>
                </w:rPr>
                <w:t>4.8.2</w:t>
              </w:r>
              <w:r w:rsidRPr="00F75CA0">
                <w:rPr>
                  <w:rFonts w:cs="Arial"/>
                </w:rPr>
                <w:t>, B-5.1.31, B-6.1.30</w:t>
              </w:r>
            </w:ins>
          </w:p>
        </w:tc>
      </w:tr>
      <w:tr w:rsidR="00F76F3F" w:rsidRPr="008D0CFF" w14:paraId="35F5EFFE" w14:textId="77777777" w:rsidTr="00A4519A">
        <w:trPr>
          <w:cantSplit/>
          <w:ins w:id="55" w:author="Teh Stand" w:date="2023-04-25T09:55:00Z"/>
        </w:trPr>
        <w:tc>
          <w:tcPr>
            <w:tcW w:w="7230" w:type="dxa"/>
          </w:tcPr>
          <w:p w14:paraId="64886475" w14:textId="53C7437C" w:rsidR="00F76F3F" w:rsidRPr="00E32FC3" w:rsidRDefault="00F76F3F" w:rsidP="00F76F3F">
            <w:pPr>
              <w:suppressAutoHyphens/>
              <w:spacing w:before="60" w:after="60"/>
              <w:rPr>
                <w:ins w:id="56" w:author="Teh Stand" w:date="2023-04-25T09:55:00Z"/>
                <w:rFonts w:cs="Arial"/>
              </w:rPr>
            </w:pPr>
            <w:ins w:id="57" w:author="Teh Stand" w:date="2023-08-16T12:54:00Z">
              <w:r w:rsidRPr="00F75CA0">
                <w:rPr>
                  <w:rFonts w:cs="Arial"/>
                </w:rPr>
                <w:t xml:space="preserve">Data Quality section completely revised/restructured to conform to the Data Quality Template. </w:t>
              </w:r>
            </w:ins>
          </w:p>
        </w:tc>
        <w:tc>
          <w:tcPr>
            <w:tcW w:w="2126" w:type="dxa"/>
          </w:tcPr>
          <w:p w14:paraId="5F82BF68" w14:textId="1E74CD4E" w:rsidR="00F76F3F" w:rsidRDefault="00F76F3F" w:rsidP="00F76F3F">
            <w:pPr>
              <w:suppressAutoHyphens/>
              <w:spacing w:before="60" w:after="60"/>
              <w:rPr>
                <w:ins w:id="58" w:author="Teh Stand" w:date="2023-04-25T09:55:00Z"/>
                <w:rFonts w:cs="Arial"/>
                <w:b/>
              </w:rPr>
            </w:pPr>
            <w:ins w:id="59" w:author="Teh Stand" w:date="2023-08-16T12:54:00Z">
              <w:r w:rsidRPr="00F75CA0">
                <w:rPr>
                  <w:rFonts w:cs="Arial"/>
                  <w:b/>
                </w:rPr>
                <w:t>6</w:t>
              </w:r>
            </w:ins>
          </w:p>
        </w:tc>
      </w:tr>
      <w:tr w:rsidR="00F76F3F" w:rsidRPr="008D0CFF" w14:paraId="0A6E6032" w14:textId="77777777" w:rsidTr="00A4519A">
        <w:trPr>
          <w:cantSplit/>
          <w:ins w:id="60" w:author="Teh Stand" w:date="2023-04-25T09:55:00Z"/>
        </w:trPr>
        <w:tc>
          <w:tcPr>
            <w:tcW w:w="7230" w:type="dxa"/>
          </w:tcPr>
          <w:p w14:paraId="3704BCBD" w14:textId="01F4FA56" w:rsidR="00F76F3F" w:rsidRPr="005C423A" w:rsidRDefault="00F76F3F" w:rsidP="00F76F3F">
            <w:pPr>
              <w:suppressAutoHyphens/>
              <w:spacing w:before="60" w:after="60"/>
              <w:rPr>
                <w:ins w:id="61" w:author="Teh Stand" w:date="2023-04-25T09:55:00Z"/>
                <w:rFonts w:cs="Arial"/>
              </w:rPr>
            </w:pPr>
            <w:ins w:id="62" w:author="Teh Stand" w:date="2023-08-16T12:54:00Z">
              <w:r w:rsidRPr="00F75CA0">
                <w:rPr>
                  <w:rFonts w:cs="Arial"/>
                </w:rPr>
                <w:t>Amended guidance for the population of the Producer Code component of dataset file names.</w:t>
              </w:r>
            </w:ins>
          </w:p>
        </w:tc>
        <w:tc>
          <w:tcPr>
            <w:tcW w:w="2126" w:type="dxa"/>
          </w:tcPr>
          <w:p w14:paraId="4BC973DA" w14:textId="2E347648" w:rsidR="00F76F3F" w:rsidRPr="00BE7E8A" w:rsidRDefault="00F76F3F" w:rsidP="00F76F3F">
            <w:pPr>
              <w:suppressAutoHyphens/>
              <w:spacing w:before="60" w:after="60"/>
              <w:rPr>
                <w:ins w:id="63" w:author="Teh Stand" w:date="2023-04-25T09:55:00Z"/>
                <w:rFonts w:cs="Arial"/>
              </w:rPr>
            </w:pPr>
            <w:ins w:id="64" w:author="Teh Stand" w:date="2023-08-16T12:54:00Z">
              <w:r w:rsidRPr="00F75CA0">
                <w:rPr>
                  <w:rFonts w:cs="Arial"/>
                  <w:b/>
                </w:rPr>
                <w:t>11.3.2</w:t>
              </w:r>
            </w:ins>
          </w:p>
        </w:tc>
      </w:tr>
      <w:tr w:rsidR="00F76F3F" w:rsidRPr="008D0CFF" w14:paraId="44570652" w14:textId="77777777" w:rsidTr="00A4519A">
        <w:trPr>
          <w:cantSplit/>
          <w:ins w:id="65" w:author="Teh Stand" w:date="2023-04-25T09:55:00Z"/>
        </w:trPr>
        <w:tc>
          <w:tcPr>
            <w:tcW w:w="7230" w:type="dxa"/>
          </w:tcPr>
          <w:p w14:paraId="476D0427" w14:textId="2DAA751D" w:rsidR="00F76F3F" w:rsidRPr="00B564C7" w:rsidRDefault="00F76F3F" w:rsidP="00F76F3F">
            <w:pPr>
              <w:suppressAutoHyphens/>
              <w:spacing w:before="60" w:after="60"/>
              <w:rPr>
                <w:ins w:id="66" w:author="Teh Stand" w:date="2023-04-25T09:55:00Z"/>
                <w:rFonts w:cs="Arial"/>
              </w:rPr>
            </w:pPr>
            <w:ins w:id="67" w:author="Teh Stand" w:date="2023-08-16T12:54:00Z">
              <w:r w:rsidRPr="00F75CA0">
                <w:rPr>
                  <w:rFonts w:cs="Arial"/>
                </w:rPr>
                <w:t>Metadata tables updated as required to comply with S-100 Edition 5.1.0.</w:t>
              </w:r>
            </w:ins>
          </w:p>
        </w:tc>
        <w:tc>
          <w:tcPr>
            <w:tcW w:w="2126" w:type="dxa"/>
          </w:tcPr>
          <w:p w14:paraId="3C452987" w14:textId="7F5B928D" w:rsidR="00F76F3F" w:rsidRPr="007D0089" w:rsidRDefault="00F76F3F" w:rsidP="00F76F3F">
            <w:pPr>
              <w:suppressAutoHyphens/>
              <w:spacing w:before="60" w:after="60"/>
              <w:rPr>
                <w:ins w:id="68" w:author="Teh Stand" w:date="2023-04-25T09:55:00Z"/>
                <w:rFonts w:cs="Arial"/>
              </w:rPr>
            </w:pPr>
            <w:ins w:id="69" w:author="Teh Stand" w:date="2023-08-16T12:54:00Z">
              <w:r w:rsidRPr="00F75CA0">
                <w:rPr>
                  <w:rFonts w:cs="Arial"/>
                  <w:b/>
                </w:rPr>
                <w:t>12</w:t>
              </w:r>
            </w:ins>
          </w:p>
        </w:tc>
      </w:tr>
      <w:tr w:rsidR="00F76F3F" w:rsidRPr="008D0CFF" w14:paraId="4FDAAEAC" w14:textId="77777777" w:rsidTr="00A4519A">
        <w:trPr>
          <w:cantSplit/>
          <w:ins w:id="70" w:author="Teh Stand" w:date="2023-04-25T09:55:00Z"/>
        </w:trPr>
        <w:tc>
          <w:tcPr>
            <w:tcW w:w="7230" w:type="dxa"/>
          </w:tcPr>
          <w:p w14:paraId="599A4F4E" w14:textId="77123430" w:rsidR="00F76F3F" w:rsidRPr="001F74D2" w:rsidRDefault="00F76F3F" w:rsidP="00F76F3F">
            <w:pPr>
              <w:suppressAutoHyphens/>
              <w:spacing w:before="60" w:after="60"/>
              <w:rPr>
                <w:ins w:id="71" w:author="Teh Stand" w:date="2023-04-25T09:55:00Z"/>
                <w:rFonts w:cs="Arial"/>
              </w:rPr>
            </w:pPr>
            <w:ins w:id="72" w:author="Teh Stand" w:date="2023-08-16T12:54:00Z">
              <w:r w:rsidRPr="00F75CA0">
                <w:rPr>
                  <w:rFonts w:cs="Arial"/>
                </w:rPr>
                <w:t xml:space="preserve">Table S-100_DatasetDiscoveryMetadata, attributes </w:t>
              </w:r>
              <w:proofErr w:type="spellStart"/>
              <w:r w:rsidRPr="00F75CA0">
                <w:rPr>
                  <w:rFonts w:cs="Arial"/>
                </w:rPr>
                <w:t>replacedData</w:t>
              </w:r>
              <w:proofErr w:type="spellEnd"/>
              <w:r w:rsidRPr="00F75CA0">
                <w:rPr>
                  <w:rFonts w:cs="Arial"/>
                </w:rPr>
                <w:t xml:space="preserve"> and </w:t>
              </w:r>
              <w:proofErr w:type="spellStart"/>
              <w:r w:rsidRPr="00F75CA0">
                <w:rPr>
                  <w:rFonts w:cs="Arial"/>
                </w:rPr>
                <w:t>dataReplacement</w:t>
              </w:r>
              <w:proofErr w:type="spellEnd"/>
              <w:r w:rsidRPr="00F75CA0">
                <w:rPr>
                  <w:rFonts w:cs="Arial"/>
                </w:rPr>
                <w:t xml:space="preserve">, amended (reference to new Note) to mandate </w:t>
              </w:r>
              <w:proofErr w:type="spellStart"/>
              <w:r w:rsidRPr="00F75CA0">
                <w:rPr>
                  <w:rFonts w:cs="Arial"/>
                </w:rPr>
                <w:t>replacedData</w:t>
              </w:r>
              <w:proofErr w:type="spellEnd"/>
              <w:r w:rsidRPr="00F75CA0">
                <w:rPr>
                  <w:rFonts w:cs="Arial"/>
                </w:rPr>
                <w:t xml:space="preserve">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w:t>
              </w:r>
              <w:proofErr w:type="spellStart"/>
              <w:r w:rsidRPr="00F75CA0">
                <w:rPr>
                  <w:rFonts w:cs="Arial"/>
                </w:rPr>
                <w:t>dataReplacement</w:t>
              </w:r>
              <w:proofErr w:type="spellEnd"/>
              <w:r w:rsidRPr="00F75CA0">
                <w:rPr>
                  <w:rFonts w:cs="Arial"/>
                </w:rPr>
                <w:t xml:space="preserve"> mandatory if </w:t>
              </w:r>
              <w:proofErr w:type="spellStart"/>
              <w:r w:rsidRPr="00F75CA0">
                <w:rPr>
                  <w:rFonts w:cs="Arial"/>
                </w:rPr>
                <w:t>replacedData</w:t>
              </w:r>
              <w:proofErr w:type="spellEnd"/>
              <w:r w:rsidRPr="00F75CA0">
                <w:rPr>
                  <w:rFonts w:cs="Arial"/>
                </w:rPr>
                <w:t xml:space="preserve"> = </w:t>
              </w:r>
              <w:r w:rsidRPr="00F75CA0">
                <w:rPr>
                  <w:rFonts w:cs="Arial"/>
                  <w:i/>
                </w:rPr>
                <w:t>True</w:t>
              </w:r>
              <w:r w:rsidRPr="00F75CA0">
                <w:rPr>
                  <w:rFonts w:cs="Arial"/>
                </w:rPr>
                <w:t xml:space="preserve">. </w:t>
              </w:r>
            </w:ins>
          </w:p>
        </w:tc>
        <w:tc>
          <w:tcPr>
            <w:tcW w:w="2126" w:type="dxa"/>
          </w:tcPr>
          <w:p w14:paraId="0FE1432C" w14:textId="10691724" w:rsidR="00F76F3F" w:rsidRDefault="00F76F3F" w:rsidP="00F76F3F">
            <w:pPr>
              <w:suppressAutoHyphens/>
              <w:spacing w:before="60" w:after="60"/>
              <w:rPr>
                <w:ins w:id="73" w:author="Teh Stand" w:date="2023-04-25T09:55:00Z"/>
                <w:rFonts w:cs="Arial"/>
                <w:b/>
              </w:rPr>
            </w:pPr>
            <w:ins w:id="74" w:author="Teh Stand" w:date="2023-08-16T12:54:00Z">
              <w:r w:rsidRPr="00F75CA0">
                <w:rPr>
                  <w:rFonts w:cs="Arial"/>
                  <w:b/>
                </w:rPr>
                <w:t>12.1.2</w:t>
              </w:r>
            </w:ins>
          </w:p>
        </w:tc>
      </w:tr>
      <w:tr w:rsidR="00F76F3F" w:rsidRPr="008D0CFF" w14:paraId="3D37A8F5" w14:textId="77777777" w:rsidTr="00A4519A">
        <w:trPr>
          <w:cantSplit/>
          <w:ins w:id="75" w:author="Teh Stand" w:date="2023-04-25T09:55:00Z"/>
        </w:trPr>
        <w:tc>
          <w:tcPr>
            <w:tcW w:w="7230" w:type="dxa"/>
          </w:tcPr>
          <w:p w14:paraId="136BE576" w14:textId="2AA983BD" w:rsidR="00F76F3F" w:rsidRDefault="00F76F3F" w:rsidP="00F76F3F">
            <w:pPr>
              <w:suppressAutoHyphens/>
              <w:spacing w:before="60" w:after="60"/>
              <w:rPr>
                <w:ins w:id="76" w:author="Teh Stand" w:date="2023-04-25T09:55:00Z"/>
                <w:rFonts w:cs="Arial"/>
              </w:rPr>
            </w:pPr>
            <w:ins w:id="77" w:author="Teh Stand" w:date="2023-08-16T12:54:00Z">
              <w:r>
                <w:rPr>
                  <w:rFonts w:cs="Arial"/>
                </w:rPr>
                <w:t xml:space="preserve">Added new Note to </w:t>
              </w:r>
              <w:r w:rsidRPr="00F75CA0">
                <w:rPr>
                  <w:rFonts w:cs="Arial"/>
                </w:rPr>
                <w:t>Table S-100_DatasetDiscoveryMetadata</w:t>
              </w:r>
              <w:r>
                <w:rPr>
                  <w:rFonts w:cs="Arial"/>
                </w:rPr>
                <w:t xml:space="preserve"> related to attributes </w:t>
              </w:r>
              <w:proofErr w:type="spellStart"/>
              <w:r>
                <w:t>replacedData</w:t>
              </w:r>
              <w:proofErr w:type="spellEnd"/>
              <w:r>
                <w:t xml:space="preserve"> and </w:t>
              </w:r>
              <w:proofErr w:type="spellStart"/>
              <w:r>
                <w:t>dataReplacement</w:t>
              </w:r>
              <w:proofErr w:type="spellEnd"/>
              <w:r>
                <w:t>.</w:t>
              </w:r>
            </w:ins>
          </w:p>
        </w:tc>
        <w:tc>
          <w:tcPr>
            <w:tcW w:w="2126" w:type="dxa"/>
          </w:tcPr>
          <w:p w14:paraId="2D4EA5B4" w14:textId="442FC453" w:rsidR="00F76F3F" w:rsidRPr="002216CC" w:rsidRDefault="00F76F3F" w:rsidP="00F76F3F">
            <w:pPr>
              <w:suppressAutoHyphens/>
              <w:spacing w:before="60" w:after="60"/>
              <w:rPr>
                <w:ins w:id="78" w:author="Teh Stand" w:date="2023-04-25T09:55:00Z"/>
                <w:rFonts w:cs="Arial"/>
                <w:b/>
              </w:rPr>
            </w:pPr>
            <w:ins w:id="79" w:author="Teh Stand" w:date="2023-08-16T12:54:00Z">
              <w:r>
                <w:rPr>
                  <w:rFonts w:cs="Arial"/>
                  <w:b/>
                </w:rPr>
                <w:t>12.1.2</w:t>
              </w:r>
            </w:ins>
          </w:p>
        </w:tc>
      </w:tr>
      <w:tr w:rsidR="00F47195" w:rsidRPr="008D0CFF" w14:paraId="69B11EF1" w14:textId="77777777" w:rsidTr="00A4519A">
        <w:trPr>
          <w:cantSplit/>
          <w:ins w:id="80" w:author="Teh Stand" w:date="2023-04-25T09:55:00Z"/>
        </w:trPr>
        <w:tc>
          <w:tcPr>
            <w:tcW w:w="7230" w:type="dxa"/>
          </w:tcPr>
          <w:p w14:paraId="1B598C2F" w14:textId="77777777" w:rsidR="00F47195" w:rsidRPr="005B50D4" w:rsidRDefault="00F47195" w:rsidP="00A4519A">
            <w:pPr>
              <w:suppressAutoHyphens/>
              <w:spacing w:before="60" w:after="60"/>
              <w:rPr>
                <w:ins w:id="81" w:author="Teh Stand" w:date="2023-04-25T09:55:00Z"/>
                <w:rFonts w:cs="Arial"/>
              </w:rPr>
            </w:pPr>
          </w:p>
        </w:tc>
        <w:tc>
          <w:tcPr>
            <w:tcW w:w="2126" w:type="dxa"/>
          </w:tcPr>
          <w:p w14:paraId="55639DFF" w14:textId="77777777" w:rsidR="00F47195" w:rsidRPr="005B50D4" w:rsidRDefault="00F47195" w:rsidP="00A4519A">
            <w:pPr>
              <w:suppressAutoHyphens/>
              <w:spacing w:before="60" w:after="60"/>
              <w:rPr>
                <w:ins w:id="82" w:author="Teh Stand" w:date="2023-04-25T09:55:00Z"/>
                <w:rFonts w:cs="Arial"/>
                <w:b/>
              </w:rPr>
            </w:pPr>
          </w:p>
        </w:tc>
      </w:tr>
      <w:tr w:rsidR="00F47195" w:rsidRPr="008D0CFF" w14:paraId="6ADAE9C8" w14:textId="77777777" w:rsidTr="00A4519A">
        <w:trPr>
          <w:cantSplit/>
          <w:ins w:id="83" w:author="Teh Stand" w:date="2023-04-25T09:55:00Z"/>
        </w:trPr>
        <w:tc>
          <w:tcPr>
            <w:tcW w:w="7230" w:type="dxa"/>
          </w:tcPr>
          <w:p w14:paraId="4AFD058D" w14:textId="77777777" w:rsidR="00F47195" w:rsidRDefault="00F47195" w:rsidP="00A4519A">
            <w:pPr>
              <w:suppressAutoHyphens/>
              <w:spacing w:before="60" w:after="60"/>
              <w:rPr>
                <w:ins w:id="84" w:author="Teh Stand" w:date="2023-04-25T09:55:00Z"/>
                <w:rFonts w:cs="Arial"/>
              </w:rPr>
            </w:pPr>
          </w:p>
        </w:tc>
        <w:tc>
          <w:tcPr>
            <w:tcW w:w="2126" w:type="dxa"/>
          </w:tcPr>
          <w:p w14:paraId="67CAD1AE" w14:textId="77777777" w:rsidR="00F47195" w:rsidRPr="005B50D4" w:rsidRDefault="00F47195" w:rsidP="00A4519A">
            <w:pPr>
              <w:suppressAutoHyphens/>
              <w:spacing w:before="60" w:after="60"/>
              <w:rPr>
                <w:ins w:id="85" w:author="Teh Stand" w:date="2023-04-25T09:55:00Z"/>
                <w:rFonts w:cs="Arial"/>
                <w:b/>
              </w:rPr>
            </w:pPr>
          </w:p>
        </w:tc>
      </w:tr>
      <w:tr w:rsidR="00F47195" w:rsidRPr="008D0CFF" w14:paraId="701E7082" w14:textId="77777777" w:rsidTr="00A4519A">
        <w:trPr>
          <w:cantSplit/>
          <w:ins w:id="86" w:author="Teh Stand" w:date="2023-04-25T09:55:00Z"/>
        </w:trPr>
        <w:tc>
          <w:tcPr>
            <w:tcW w:w="7230" w:type="dxa"/>
          </w:tcPr>
          <w:p w14:paraId="6B479B3C" w14:textId="77777777" w:rsidR="00F47195" w:rsidRPr="004419BE" w:rsidRDefault="00F47195" w:rsidP="00A4519A">
            <w:pPr>
              <w:suppressAutoHyphens/>
              <w:spacing w:before="60" w:after="60"/>
              <w:rPr>
                <w:ins w:id="87" w:author="Teh Stand" w:date="2023-04-25T09:55:00Z"/>
                <w:rFonts w:cs="Arial"/>
              </w:rPr>
            </w:pPr>
          </w:p>
        </w:tc>
        <w:tc>
          <w:tcPr>
            <w:tcW w:w="2126" w:type="dxa"/>
          </w:tcPr>
          <w:p w14:paraId="351B371F" w14:textId="77777777" w:rsidR="00F47195" w:rsidRPr="004419BE" w:rsidRDefault="00F47195" w:rsidP="00A4519A">
            <w:pPr>
              <w:suppressAutoHyphens/>
              <w:spacing w:before="60" w:after="60"/>
              <w:rPr>
                <w:ins w:id="88" w:author="Teh Stand" w:date="2023-04-25T09:55:00Z"/>
                <w:rFonts w:cs="Arial"/>
                <w:b/>
              </w:rPr>
            </w:pPr>
          </w:p>
        </w:tc>
      </w:tr>
      <w:tr w:rsidR="00F47195" w:rsidRPr="008D0CFF" w14:paraId="0B7593E6" w14:textId="77777777" w:rsidTr="00A4519A">
        <w:trPr>
          <w:cantSplit/>
          <w:ins w:id="89" w:author="Teh Stand" w:date="2023-04-25T09:55:00Z"/>
        </w:trPr>
        <w:tc>
          <w:tcPr>
            <w:tcW w:w="7230" w:type="dxa"/>
          </w:tcPr>
          <w:p w14:paraId="5ACF19AB" w14:textId="77777777" w:rsidR="00F47195" w:rsidRPr="004419BE" w:rsidRDefault="00F47195" w:rsidP="00A4519A">
            <w:pPr>
              <w:suppressAutoHyphens/>
              <w:spacing w:before="60" w:after="60"/>
              <w:rPr>
                <w:ins w:id="90" w:author="Teh Stand" w:date="2023-04-25T09:55:00Z"/>
                <w:rFonts w:cs="Arial"/>
              </w:rPr>
            </w:pPr>
          </w:p>
        </w:tc>
        <w:tc>
          <w:tcPr>
            <w:tcW w:w="2126" w:type="dxa"/>
          </w:tcPr>
          <w:p w14:paraId="5618AB6F" w14:textId="77777777" w:rsidR="00F47195" w:rsidRPr="004419BE" w:rsidRDefault="00F47195" w:rsidP="00A4519A">
            <w:pPr>
              <w:suppressAutoHyphens/>
              <w:spacing w:before="60" w:after="60"/>
              <w:rPr>
                <w:ins w:id="91" w:author="Teh Stand" w:date="2023-04-25T09:55:00Z"/>
                <w:rFonts w:cs="Arial"/>
                <w:b/>
              </w:rPr>
            </w:pPr>
          </w:p>
        </w:tc>
      </w:tr>
      <w:tr w:rsidR="00F47195" w:rsidRPr="008D0CFF" w14:paraId="0C65AFC1" w14:textId="77777777" w:rsidTr="00A4519A">
        <w:trPr>
          <w:cantSplit/>
          <w:ins w:id="92" w:author="Teh Stand" w:date="2023-04-25T09:55:00Z"/>
        </w:trPr>
        <w:tc>
          <w:tcPr>
            <w:tcW w:w="7230" w:type="dxa"/>
          </w:tcPr>
          <w:p w14:paraId="38B7987A" w14:textId="77777777" w:rsidR="00F47195" w:rsidRPr="00E92ED8" w:rsidRDefault="00F47195" w:rsidP="00A4519A">
            <w:pPr>
              <w:suppressAutoHyphens/>
              <w:spacing w:before="60" w:after="60"/>
              <w:rPr>
                <w:ins w:id="93" w:author="Teh Stand" w:date="2023-04-25T09:55:00Z"/>
                <w:rFonts w:cs="Arial"/>
              </w:rPr>
            </w:pPr>
          </w:p>
        </w:tc>
        <w:tc>
          <w:tcPr>
            <w:tcW w:w="2126" w:type="dxa"/>
          </w:tcPr>
          <w:p w14:paraId="76614374" w14:textId="77777777" w:rsidR="00F47195" w:rsidRPr="008843B0" w:rsidRDefault="00F47195" w:rsidP="00A4519A">
            <w:pPr>
              <w:suppressAutoHyphens/>
              <w:spacing w:before="60" w:after="60"/>
              <w:rPr>
                <w:ins w:id="94" w:author="Teh Stand" w:date="2023-04-25T09:55:00Z"/>
                <w:rFonts w:cs="Arial"/>
                <w:b/>
              </w:rPr>
            </w:pPr>
          </w:p>
        </w:tc>
      </w:tr>
      <w:tr w:rsidR="00F47195" w:rsidRPr="008D0CFF" w14:paraId="389CEA42" w14:textId="77777777" w:rsidTr="00A4519A">
        <w:trPr>
          <w:cantSplit/>
          <w:ins w:id="95" w:author="Teh Stand" w:date="2023-04-25T09:55:00Z"/>
        </w:trPr>
        <w:tc>
          <w:tcPr>
            <w:tcW w:w="7230" w:type="dxa"/>
          </w:tcPr>
          <w:p w14:paraId="34144745" w14:textId="77777777" w:rsidR="00F47195" w:rsidRPr="00E92ED8" w:rsidRDefault="00F47195" w:rsidP="00A4519A">
            <w:pPr>
              <w:suppressAutoHyphens/>
              <w:spacing w:before="60" w:after="60"/>
              <w:rPr>
                <w:ins w:id="96" w:author="Teh Stand" w:date="2023-04-25T09:55:00Z"/>
                <w:rFonts w:cs="Arial"/>
              </w:rPr>
            </w:pPr>
          </w:p>
        </w:tc>
        <w:tc>
          <w:tcPr>
            <w:tcW w:w="2126" w:type="dxa"/>
          </w:tcPr>
          <w:p w14:paraId="08FEF8D6" w14:textId="77777777" w:rsidR="00F47195" w:rsidRPr="00422816" w:rsidRDefault="00F47195" w:rsidP="00A4519A">
            <w:pPr>
              <w:suppressAutoHyphens/>
              <w:spacing w:before="60" w:after="60"/>
              <w:rPr>
                <w:ins w:id="97" w:author="Teh Stand" w:date="2023-04-25T09:55:00Z"/>
                <w:rFonts w:cs="Arial"/>
                <w:b/>
              </w:rPr>
            </w:pPr>
          </w:p>
        </w:tc>
      </w:tr>
      <w:tr w:rsidR="00F47195" w:rsidRPr="008D0CFF" w14:paraId="3117D10D" w14:textId="77777777" w:rsidTr="00A4519A">
        <w:trPr>
          <w:cantSplit/>
          <w:ins w:id="98" w:author="Teh Stand" w:date="2023-04-25T09:55:00Z"/>
        </w:trPr>
        <w:tc>
          <w:tcPr>
            <w:tcW w:w="7230" w:type="dxa"/>
          </w:tcPr>
          <w:p w14:paraId="76D3A883" w14:textId="77777777" w:rsidR="00F47195" w:rsidRPr="00E92ED8" w:rsidRDefault="00F47195" w:rsidP="00A4519A">
            <w:pPr>
              <w:suppressAutoHyphens/>
              <w:spacing w:before="60" w:after="60"/>
              <w:rPr>
                <w:ins w:id="99" w:author="Teh Stand" w:date="2023-04-25T09:55:00Z"/>
                <w:rFonts w:cs="Arial"/>
              </w:rPr>
            </w:pPr>
          </w:p>
        </w:tc>
        <w:tc>
          <w:tcPr>
            <w:tcW w:w="2126" w:type="dxa"/>
          </w:tcPr>
          <w:p w14:paraId="30F48ED2" w14:textId="77777777" w:rsidR="00F47195" w:rsidRPr="00422816" w:rsidRDefault="00F47195" w:rsidP="00A4519A">
            <w:pPr>
              <w:suppressAutoHyphens/>
              <w:spacing w:before="60" w:after="60"/>
              <w:rPr>
                <w:ins w:id="100" w:author="Teh Stand" w:date="2023-04-25T09:55:00Z"/>
                <w:rFonts w:cs="Arial"/>
              </w:rPr>
            </w:pPr>
          </w:p>
        </w:tc>
      </w:tr>
      <w:tr w:rsidR="00F47195" w:rsidRPr="008D0CFF" w14:paraId="60610DDE" w14:textId="77777777" w:rsidTr="00A4519A">
        <w:trPr>
          <w:cantSplit/>
          <w:ins w:id="101" w:author="Teh Stand" w:date="2023-04-25T09:55:00Z"/>
        </w:trPr>
        <w:tc>
          <w:tcPr>
            <w:tcW w:w="7230" w:type="dxa"/>
          </w:tcPr>
          <w:p w14:paraId="79BBB37D" w14:textId="77777777" w:rsidR="00F47195" w:rsidRPr="007B05D0" w:rsidRDefault="00F47195" w:rsidP="00A4519A">
            <w:pPr>
              <w:suppressAutoHyphens/>
              <w:spacing w:before="60" w:after="60"/>
              <w:rPr>
                <w:ins w:id="102" w:author="Teh Stand" w:date="2023-04-25T09:55:00Z"/>
                <w:rFonts w:cs="Arial"/>
              </w:rPr>
            </w:pPr>
          </w:p>
        </w:tc>
        <w:tc>
          <w:tcPr>
            <w:tcW w:w="2126" w:type="dxa"/>
          </w:tcPr>
          <w:p w14:paraId="30E1C576" w14:textId="77777777" w:rsidR="00F47195" w:rsidRPr="00BA07EC" w:rsidRDefault="00F47195" w:rsidP="00A4519A">
            <w:pPr>
              <w:suppressAutoHyphens/>
              <w:spacing w:before="60" w:after="60"/>
              <w:rPr>
                <w:ins w:id="103" w:author="Teh Stand" w:date="2023-04-25T09:55:00Z"/>
                <w:rFonts w:cs="Arial"/>
                <w:b/>
              </w:rPr>
            </w:pPr>
          </w:p>
        </w:tc>
      </w:tr>
      <w:tr w:rsidR="00F47195" w:rsidRPr="008D0CFF" w14:paraId="373DA419" w14:textId="77777777" w:rsidTr="00A4519A">
        <w:trPr>
          <w:cantSplit/>
          <w:ins w:id="104" w:author="Teh Stand" w:date="2023-04-25T09:55:00Z"/>
        </w:trPr>
        <w:tc>
          <w:tcPr>
            <w:tcW w:w="7230" w:type="dxa"/>
          </w:tcPr>
          <w:p w14:paraId="065DDADD" w14:textId="77777777" w:rsidR="00F47195" w:rsidRPr="00DF55D0" w:rsidRDefault="00F47195" w:rsidP="00A4519A">
            <w:pPr>
              <w:suppressAutoHyphens/>
              <w:spacing w:before="60" w:after="60"/>
              <w:rPr>
                <w:ins w:id="105" w:author="Teh Stand" w:date="2023-04-25T09:55:00Z"/>
                <w:rFonts w:cs="Arial"/>
              </w:rPr>
            </w:pPr>
          </w:p>
        </w:tc>
        <w:tc>
          <w:tcPr>
            <w:tcW w:w="2126" w:type="dxa"/>
          </w:tcPr>
          <w:p w14:paraId="59A20243" w14:textId="77777777" w:rsidR="00F47195" w:rsidRPr="00EF679A" w:rsidRDefault="00F47195" w:rsidP="00A4519A">
            <w:pPr>
              <w:suppressAutoHyphens/>
              <w:spacing w:before="60" w:after="60"/>
              <w:rPr>
                <w:ins w:id="106" w:author="Teh Stand" w:date="2023-04-25T09:55:00Z"/>
                <w:rFonts w:cs="Arial"/>
              </w:rPr>
            </w:pPr>
          </w:p>
        </w:tc>
      </w:tr>
      <w:tr w:rsidR="00F47195" w:rsidRPr="008D0CFF" w14:paraId="1A6C0285" w14:textId="77777777" w:rsidTr="00A4519A">
        <w:trPr>
          <w:cantSplit/>
          <w:ins w:id="107" w:author="Teh Stand" w:date="2023-04-25T09:55:00Z"/>
        </w:trPr>
        <w:tc>
          <w:tcPr>
            <w:tcW w:w="7230" w:type="dxa"/>
          </w:tcPr>
          <w:p w14:paraId="52CD322A" w14:textId="77777777" w:rsidR="00F47195" w:rsidRPr="00DF55D0" w:rsidRDefault="00F47195" w:rsidP="00A4519A">
            <w:pPr>
              <w:suppressAutoHyphens/>
              <w:spacing w:before="60" w:after="60"/>
              <w:rPr>
                <w:ins w:id="108" w:author="Teh Stand" w:date="2023-04-25T09:55:00Z"/>
                <w:rFonts w:cs="Arial"/>
              </w:rPr>
            </w:pPr>
          </w:p>
        </w:tc>
        <w:tc>
          <w:tcPr>
            <w:tcW w:w="2126" w:type="dxa"/>
          </w:tcPr>
          <w:p w14:paraId="250A625B" w14:textId="77777777" w:rsidR="00F47195" w:rsidRPr="00EF679A" w:rsidRDefault="00F47195" w:rsidP="00A4519A">
            <w:pPr>
              <w:suppressAutoHyphens/>
              <w:spacing w:before="60" w:after="60"/>
              <w:rPr>
                <w:ins w:id="109" w:author="Teh Stand" w:date="2023-04-25T09:55:00Z"/>
                <w:rFonts w:cs="Arial"/>
              </w:rPr>
            </w:pP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110" w:name="_Toc439685217"/>
      <w:bookmarkStart w:id="111" w:name="_Toc225065129"/>
      <w:bookmarkStart w:id="112" w:name="_Toc225648272"/>
      <w:bookmarkStart w:id="113" w:name="_Toc143082986"/>
      <w:r>
        <w:lastRenderedPageBreak/>
        <w:t>Introduction</w:t>
      </w:r>
      <w:bookmarkEnd w:id="110"/>
      <w:bookmarkEnd w:id="113"/>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114" w:name="_Toc439685218"/>
      <w:bookmarkStart w:id="115" w:name="_Toc143082987"/>
      <w:r>
        <w:lastRenderedPageBreak/>
        <w:t>Overview</w:t>
      </w:r>
      <w:bookmarkEnd w:id="111"/>
      <w:bookmarkEnd w:id="112"/>
      <w:bookmarkEnd w:id="114"/>
      <w:bookmarkEnd w:id="11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116" w:name="_Toc439685219"/>
      <w:bookmarkStart w:id="117" w:name="_Toc143082988"/>
      <w:r w:rsidRPr="00777AC1">
        <w:t>Scope</w:t>
      </w:r>
      <w:bookmarkEnd w:id="116"/>
      <w:bookmarkEnd w:id="11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118" w:name="_Toc439685220"/>
      <w:bookmarkStart w:id="119" w:name="_Toc143082989"/>
      <w:r w:rsidRPr="004E17D6">
        <w:rPr>
          <w:lang w:eastAsia="en-GB"/>
        </w:rPr>
        <w:t>References</w:t>
      </w:r>
      <w:bookmarkEnd w:id="118"/>
      <w:bookmarkEnd w:id="11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20" w:name="_Toc517858819"/>
      <w:bookmarkStart w:id="121" w:name="_Toc519859059"/>
      <w:bookmarkStart w:id="122" w:name="_Toc521495103"/>
      <w:bookmarkStart w:id="123" w:name="_Toc527117719"/>
      <w:bookmarkStart w:id="124" w:name="_Toc527620246"/>
      <w:bookmarkStart w:id="125" w:name="_Toc529974483"/>
      <w:bookmarkStart w:id="126" w:name="_Toc439685221"/>
      <w:bookmarkStart w:id="127" w:name="_Toc225648274"/>
      <w:bookmarkStart w:id="128" w:name="_Toc225065131"/>
      <w:bookmarkStart w:id="129" w:name="_Toc143082990"/>
      <w:bookmarkEnd w:id="120"/>
      <w:bookmarkEnd w:id="121"/>
      <w:bookmarkEnd w:id="122"/>
      <w:bookmarkEnd w:id="123"/>
      <w:bookmarkEnd w:id="124"/>
      <w:bookmarkEnd w:id="125"/>
      <w:r w:rsidRPr="00777AC1">
        <w:lastRenderedPageBreak/>
        <w:t>Terms, definitions and abbreviations</w:t>
      </w:r>
      <w:bookmarkEnd w:id="126"/>
      <w:bookmarkEnd w:id="127"/>
      <w:bookmarkEnd w:id="128"/>
      <w:bookmarkEnd w:id="12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130" w:name="_Toc439685222"/>
      <w:bookmarkStart w:id="131" w:name="_Toc225648275"/>
      <w:bookmarkStart w:id="132" w:name="_Toc225065132"/>
      <w:bookmarkStart w:id="133" w:name="_Toc143082991"/>
      <w:r w:rsidRPr="004E17D6">
        <w:t xml:space="preserve">Use of </w:t>
      </w:r>
      <w:r w:rsidR="006B1979">
        <w:t>l</w:t>
      </w:r>
      <w:r w:rsidRPr="004E17D6">
        <w:t>anguage</w:t>
      </w:r>
      <w:bookmarkEnd w:id="130"/>
      <w:bookmarkEnd w:id="133"/>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134" w:name="_Toc515440313"/>
      <w:bookmarkStart w:id="135" w:name="_Toc517858822"/>
      <w:bookmarkStart w:id="136" w:name="_Toc519859062"/>
      <w:bookmarkStart w:id="137" w:name="_Toc521495106"/>
      <w:bookmarkStart w:id="138" w:name="_Toc439685223"/>
      <w:bookmarkStart w:id="139" w:name="_Toc143082992"/>
      <w:bookmarkEnd w:id="134"/>
      <w:bookmarkEnd w:id="135"/>
      <w:bookmarkEnd w:id="136"/>
      <w:bookmarkEnd w:id="137"/>
      <w:r w:rsidRPr="00693533">
        <w:t xml:space="preserve">Terms and </w:t>
      </w:r>
      <w:r w:rsidR="0044569B">
        <w:t>d</w:t>
      </w:r>
      <w:r w:rsidRPr="00693533">
        <w:t>efinitions</w:t>
      </w:r>
      <w:bookmarkEnd w:id="131"/>
      <w:bookmarkEnd w:id="132"/>
      <w:bookmarkEnd w:id="138"/>
      <w:bookmarkEnd w:id="13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ins w:id="140" w:author="Teh Stand" w:date="2023-04-25T09:58:00Z">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ins>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141" w:name="_Toc368904915"/>
      <w:bookmarkStart w:id="142" w:name="_Toc392576953"/>
      <w:bookmarkStart w:id="143" w:name="_Toc412540090"/>
      <w:bookmarkStart w:id="144" w:name="_Toc439685224"/>
      <w:r w:rsidRPr="00777AC1">
        <w:rPr>
          <w:b/>
          <w:lang w:val="en-AU" w:eastAsia="en-GB"/>
        </w:rPr>
        <w:t>Alarm</w:t>
      </w:r>
      <w:bookmarkEnd w:id="141"/>
      <w:bookmarkEnd w:id="142"/>
      <w:bookmarkEnd w:id="143"/>
      <w:bookmarkEnd w:id="144"/>
    </w:p>
    <w:p w14:paraId="08203521" w14:textId="77777777" w:rsidR="00E73EDF" w:rsidRPr="00777AC1" w:rsidRDefault="007653F1" w:rsidP="00C128E3">
      <w:pPr>
        <w:spacing w:after="120" w:line="240" w:lineRule="auto"/>
        <w:rPr>
          <w:rFonts w:cs="Arial"/>
          <w:lang w:val="en-AU" w:eastAsia="en-GB"/>
        </w:rPr>
      </w:pPr>
      <w:bookmarkStart w:id="145" w:name="_Toc353960570"/>
      <w:bookmarkStart w:id="146" w:name="_Toc353889820"/>
      <w:bookmarkStart w:id="147"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145"/>
      <w:bookmarkEnd w:id="146"/>
      <w:bookmarkEnd w:id="147"/>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148" w:name="_Toc439685225"/>
      <w:bookmarkStart w:id="149" w:name="_Toc392576954"/>
      <w:bookmarkStart w:id="150" w:name="_Toc412540091"/>
      <w:bookmarkStart w:id="151" w:name="_Toc368904916"/>
      <w:r w:rsidRPr="00777AC1">
        <w:rPr>
          <w:b/>
          <w:lang w:val="en-AU" w:eastAsia="en-GB"/>
        </w:rPr>
        <w:t>Alert</w:t>
      </w:r>
      <w:bookmarkEnd w:id="148"/>
      <w:bookmarkEnd w:id="149"/>
      <w:bookmarkEnd w:id="150"/>
      <w:bookmarkEnd w:id="151"/>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152" w:name="_Toc439685226"/>
      <w:bookmarkStart w:id="153" w:name="_Toc368904917"/>
      <w:bookmarkStart w:id="154" w:name="_Toc412540092"/>
      <w:bookmarkStart w:id="155" w:name="_Toc392576955"/>
      <w:r w:rsidRPr="00777AC1">
        <w:rPr>
          <w:b/>
          <w:lang w:val="en-AU" w:eastAsia="en-GB"/>
        </w:rPr>
        <w:t>Association</w:t>
      </w:r>
    </w:p>
    <w:p w14:paraId="5D865D06" w14:textId="0F28753A" w:rsidR="00017C84" w:rsidRDefault="00017C84" w:rsidP="00563567">
      <w:pPr>
        <w:spacing w:after="60" w:line="240" w:lineRule="auto"/>
        <w:rPr>
          <w:ins w:id="156" w:author="Teh Stand" w:date="2023-04-25T10:00:00Z"/>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ins w:id="157" w:author="Teh Stand" w:date="2023-04-25T10:00:00Z">
        <w:r>
          <w:rPr>
            <w:rFonts w:cs="Arial"/>
          </w:rPr>
          <w:t>NOTE</w:t>
        </w:r>
      </w:ins>
      <w:ins w:id="158" w:author="Teh Stand" w:date="2023-04-25T10:01:00Z">
        <w:r>
          <w:rPr>
            <w:rFonts w:cs="Arial"/>
          </w:rPr>
          <w:t>:</w:t>
        </w:r>
      </w:ins>
      <w:ins w:id="159" w:author="Teh Stand" w:date="2023-04-25T10:00:00Z">
        <w:r>
          <w:rPr>
            <w:rFonts w:cs="Arial"/>
          </w:rPr>
          <w:t xml:space="preserve"> </w:t>
        </w:r>
        <w:r w:rsidRPr="008D0CFF">
          <w:rPr>
            <w:rFonts w:cs="Arial"/>
          </w:rPr>
          <w:t>A binary association is an association among exactly two classifiers (including the possibility of an association from a classifier to itself)</w:t>
        </w:r>
      </w:ins>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152"/>
      <w:bookmarkEnd w:id="153"/>
      <w:bookmarkEnd w:id="154"/>
      <w:bookmarkEnd w:id="155"/>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160" w:name="_Toc412540094"/>
      <w:bookmarkStart w:id="161" w:name="_Toc368904919"/>
      <w:bookmarkStart w:id="162" w:name="_Toc392576957"/>
      <w:bookmarkStart w:id="163" w:name="_Toc439685228"/>
      <w:r w:rsidRPr="00777AC1">
        <w:rPr>
          <w:b/>
          <w:lang w:val="en-AU" w:eastAsia="en-GB"/>
        </w:rPr>
        <w:lastRenderedPageBreak/>
        <w:t>Classification</w:t>
      </w:r>
    </w:p>
    <w:p w14:paraId="0F509237" w14:textId="1D8FDE70" w:rsidR="000F7516" w:rsidRDefault="000F7516" w:rsidP="00C128E3">
      <w:pPr>
        <w:spacing w:after="120" w:line="240" w:lineRule="auto"/>
        <w:rPr>
          <w:ins w:id="164" w:author="Teh Stand" w:date="2023-04-25T10:12:00Z"/>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ins w:id="165" w:author="Teh Stand" w:date="2023-04-25T10:13:00Z"/>
          <w:rFonts w:cs="Arial"/>
          <w:b/>
          <w:lang w:eastAsia="en-GB"/>
        </w:rPr>
      </w:pPr>
      <w:ins w:id="166" w:author="Teh Stand" w:date="2023-04-25T10:13:00Z">
        <w:r>
          <w:rPr>
            <w:rFonts w:cs="Arial"/>
            <w:b/>
            <w:lang w:eastAsia="en-GB"/>
          </w:rPr>
          <w:t>C</w:t>
        </w:r>
        <w:r w:rsidRPr="00C07316">
          <w:rPr>
            <w:rFonts w:cs="Arial"/>
            <w:b/>
            <w:lang w:eastAsia="en-GB"/>
          </w:rPr>
          <w:t>omposition</w:t>
        </w:r>
      </w:ins>
    </w:p>
    <w:p w14:paraId="1B6DA0BD" w14:textId="6682FF0D" w:rsidR="00C07316" w:rsidRPr="00C07316" w:rsidRDefault="00C07316" w:rsidP="00ED53E2">
      <w:pPr>
        <w:spacing w:after="60" w:line="240" w:lineRule="auto"/>
        <w:rPr>
          <w:ins w:id="167" w:author="Teh Stand" w:date="2023-04-25T10:13:00Z"/>
          <w:rFonts w:cs="Arial"/>
          <w:lang w:eastAsia="en-GB"/>
        </w:rPr>
      </w:pPr>
      <w:ins w:id="168" w:author="Teh Stand" w:date="2023-04-25T10:13:00Z">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ins>
    </w:p>
    <w:p w14:paraId="57BC3DF6" w14:textId="4C0C2819" w:rsidR="00C07316" w:rsidRPr="00C07316" w:rsidRDefault="00C07316" w:rsidP="00C07316">
      <w:pPr>
        <w:spacing w:after="120" w:line="240" w:lineRule="auto"/>
        <w:rPr>
          <w:ins w:id="169" w:author="Teh Stand" w:date="2023-04-25T10:13:00Z"/>
          <w:rFonts w:cs="Arial"/>
          <w:lang w:eastAsia="en-GB"/>
        </w:rPr>
      </w:pPr>
      <w:ins w:id="170" w:author="Teh Stand" w:date="2023-04-25T10:13:00Z">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ins>
    </w:p>
    <w:bookmarkEnd w:id="160"/>
    <w:bookmarkEnd w:id="161"/>
    <w:bookmarkEnd w:id="162"/>
    <w:bookmarkEnd w:id="163"/>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w:t>
      </w:r>
      <w:proofErr w:type="spellStart"/>
      <w:r w:rsidRPr="00777AC1">
        <w:rPr>
          <w:rFonts w:cs="Arial"/>
          <w:lang w:val="en-AU" w:eastAsia="en-GB"/>
        </w:rPr>
        <w:t>datums</w:t>
      </w:r>
      <w:proofErr w:type="spellEnd"/>
      <w:r w:rsidRPr="00777AC1">
        <w:rPr>
          <w:rFonts w:cs="Arial"/>
          <w:lang w:val="en-AU" w:eastAsia="en-GB"/>
        </w:rPr>
        <w:t>,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proofErr w:type="spellStart"/>
      <w:ins w:id="171" w:author="Teh Stand" w:date="2023-04-25T10:40:00Z">
        <w:r w:rsidR="00D763D4">
          <w:rPr>
            <w:rFonts w:cs="Arial"/>
            <w:lang w:val="en-AU" w:eastAsia="en-GB"/>
          </w:rPr>
          <w:t>Character</w:t>
        </w:r>
      </w:ins>
      <w:r w:rsidRPr="000A19BF">
        <w:rPr>
          <w:rFonts w:cs="Arial"/>
          <w:lang w:val="en-AU" w:eastAsia="en-GB"/>
        </w:rPr>
        <w:t>S</w:t>
      </w:r>
      <w:r w:rsidR="0044569B">
        <w:rPr>
          <w:rFonts w:cs="Arial"/>
          <w:lang w:val="en-AU" w:eastAsia="en-GB"/>
        </w:rPr>
        <w:t>tring</w:t>
      </w:r>
      <w:proofErr w:type="spellEnd"/>
      <w:r w:rsidR="0044569B">
        <w:rPr>
          <w:rFonts w:cs="Arial"/>
          <w:lang w:val="en-AU" w:eastAsia="en-GB"/>
        </w:rPr>
        <w:t xml:space="preserve">, </w:t>
      </w:r>
      <w:proofErr w:type="spellStart"/>
      <w:r w:rsidR="0044569B">
        <w:rPr>
          <w:rFonts w:cs="Arial"/>
          <w:lang w:val="en-AU" w:eastAsia="en-GB"/>
        </w:rPr>
        <w:t>DirectPosition</w:t>
      </w:r>
      <w:proofErr w:type="spellEnd"/>
      <w:r w:rsidR="0044569B">
        <w:rPr>
          <w:rFonts w:cs="Arial"/>
          <w:lang w:val="en-AU" w:eastAsia="en-GB"/>
        </w:rPr>
        <w:t xml:space="preserve"> and </w:t>
      </w:r>
      <w:ins w:id="172" w:author="Teh Stand" w:date="2023-04-25T10:40:00Z">
        <w:r w:rsidR="00D763D4">
          <w:rPr>
            <w:rFonts w:cs="Arial"/>
            <w:lang w:val="en-AU" w:eastAsia="en-GB"/>
          </w:rPr>
          <w:t>S_100_</w:t>
        </w:r>
      </w:ins>
      <w:ins w:id="173" w:author="Teh Stand" w:date="2023-04-25T10:19:00Z">
        <w:r w:rsidR="00DA4E79">
          <w:rPr>
            <w:rFonts w:cs="Arial"/>
            <w:lang w:val="en-AU" w:eastAsia="en-GB"/>
          </w:rPr>
          <w:t>Truncated</w:t>
        </w:r>
      </w:ins>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174" w:name="_Toc368904923"/>
      <w:bookmarkStart w:id="175" w:name="_Toc412540097"/>
      <w:bookmarkStart w:id="176" w:name="_Toc392576960"/>
      <w:bookmarkStart w:id="177" w:name="_Toc439685231"/>
      <w:r w:rsidRPr="000A19BF">
        <w:rPr>
          <w:b/>
        </w:rPr>
        <w:t>Display Priority</w:t>
      </w:r>
      <w:bookmarkEnd w:id="174"/>
      <w:bookmarkEnd w:id="175"/>
      <w:bookmarkEnd w:id="176"/>
      <w:bookmarkEnd w:id="177"/>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178" w:name="_Toc368904924"/>
      <w:bookmarkStart w:id="179" w:name="_Toc392576961"/>
      <w:bookmarkStart w:id="180" w:name="_Toc412540098"/>
      <w:bookmarkStart w:id="181" w:name="_Toc439685232"/>
      <w:r w:rsidRPr="00693533">
        <w:rPr>
          <w:b/>
        </w:rPr>
        <w:t>ECDIS</w:t>
      </w:r>
      <w:bookmarkEnd w:id="178"/>
      <w:bookmarkEnd w:id="179"/>
      <w:bookmarkEnd w:id="180"/>
      <w:bookmarkEnd w:id="181"/>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182" w:name="_Toc368904925"/>
      <w:bookmarkStart w:id="183" w:name="_Toc439685233"/>
      <w:bookmarkStart w:id="184" w:name="_Toc412540099"/>
      <w:bookmarkStart w:id="185" w:name="_Toc392576962"/>
      <w:r w:rsidRPr="00693533">
        <w:rPr>
          <w:b/>
        </w:rPr>
        <w:t>ECDIS Chart 1</w:t>
      </w:r>
      <w:bookmarkEnd w:id="182"/>
      <w:bookmarkEnd w:id="183"/>
      <w:bookmarkEnd w:id="184"/>
      <w:bookmarkEnd w:id="185"/>
    </w:p>
    <w:p w14:paraId="22A87A52" w14:textId="2BF48D95" w:rsidR="00E73EDF" w:rsidRDefault="007653F1" w:rsidP="00C128E3">
      <w:pPr>
        <w:spacing w:after="120" w:line="240" w:lineRule="auto"/>
        <w:rPr>
          <w:rFonts w:cs="Arial"/>
        </w:rPr>
      </w:pPr>
      <w:r w:rsidRPr="00693533">
        <w:rPr>
          <w:rFonts w:cs="Arial"/>
        </w:rPr>
        <w:t>An ECDIS version of INT 1, including all symbols, line styles and colour coding used for chart presentation</w:t>
      </w:r>
      <w:proofErr w:type="gramStart"/>
      <w:r w:rsidRPr="00693533">
        <w:rPr>
          <w:rFonts w:cs="Arial"/>
        </w:rPr>
        <w:t xml:space="preserve">. </w:t>
      </w:r>
      <w:r w:rsidR="00EE3367" w:rsidRPr="00693533">
        <w:rPr>
          <w:rFonts w:cs="Arial"/>
        </w:rPr>
        <w:t xml:space="preserve"> </w:t>
      </w:r>
      <w:proofErr w:type="gramEnd"/>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rPr>
          <w:ins w:id="186" w:author="Teh Stand" w:date="2023-06-20T10:51:00Z"/>
        </w:rPr>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ins w:id="187" w:author="Teh Stand" w:date="2023-06-20T10:51:00Z"/>
          <w:b/>
        </w:rPr>
      </w:pPr>
      <w:commentRangeStart w:id="188"/>
      <w:ins w:id="189" w:author="Teh Stand" w:date="2023-06-20T10:51:00Z">
        <w:r>
          <w:rPr>
            <w:b/>
          </w:rPr>
          <w:t>ENDS</w:t>
        </w:r>
      </w:ins>
    </w:p>
    <w:p w14:paraId="0BFD70A8" w14:textId="6DC519CA" w:rsidR="00CF7858" w:rsidRPr="00CF7858" w:rsidRDefault="00CF7858" w:rsidP="00C128E3">
      <w:pPr>
        <w:autoSpaceDE w:val="0"/>
        <w:autoSpaceDN w:val="0"/>
        <w:adjustRightInd w:val="0"/>
        <w:spacing w:after="120" w:line="240" w:lineRule="auto"/>
      </w:pPr>
      <w:ins w:id="190" w:author="Teh Stand" w:date="2023-06-20T10:51:00Z">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government, authorized hydrographic office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electronic navigational chart (</w:t>
        </w:r>
        <w:r w:rsidRPr="00802D18">
          <w:rPr>
            <w:b/>
          </w:rPr>
          <w:t>ENC</w:t>
        </w:r>
        <w:r w:rsidRPr="00802D18">
          <w:t>).</w:t>
        </w:r>
      </w:ins>
      <w:commentRangeEnd w:id="188"/>
      <w:ins w:id="191" w:author="Teh Stand" w:date="2023-06-20T10:53:00Z">
        <w:r w:rsidR="00802D18">
          <w:rPr>
            <w:rStyle w:val="CommentReference"/>
          </w:rPr>
          <w:commentReference w:id="188"/>
        </w:r>
      </w:ins>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192" w:name="_Toc346149784"/>
      <w:bookmarkStart w:id="193" w:name="_Toc412540100"/>
      <w:bookmarkStart w:id="194" w:name="_Toc346156158"/>
      <w:bookmarkStart w:id="195" w:name="_Toc392576963"/>
      <w:bookmarkStart w:id="196" w:name="_Toc348447688"/>
      <w:bookmarkStart w:id="197" w:name="_Toc368904926"/>
      <w:bookmarkStart w:id="198"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5E92686E"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del w:id="199" w:author="Teh Stand" w:date="2023-04-25T10:25:00Z">
        <w:r w:rsidRPr="00B653D6" w:rsidDel="00B653D6">
          <w:rPr>
            <w:rFonts w:cs="Arial"/>
            <w:lang w:val="en-AU" w:eastAsia="en-GB"/>
          </w:rPr>
          <w:delText xml:space="preserve">feature </w:delText>
        </w:r>
      </w:del>
      <w:ins w:id="200" w:author="Teh Stand" w:date="2023-04-25T10:25:00Z">
        <w:r w:rsidR="00B653D6" w:rsidRPr="00B653D6">
          <w:rPr>
            <w:rFonts w:cs="Arial"/>
            <w:lang w:val="en-AU" w:eastAsia="en-GB"/>
          </w:rPr>
          <w:t xml:space="preserve">Feature </w:t>
        </w:r>
      </w:ins>
      <w:del w:id="201" w:author="Teh Stand" w:date="2023-04-25T10:25:00Z">
        <w:r w:rsidRPr="00B653D6" w:rsidDel="00B653D6">
          <w:rPr>
            <w:rFonts w:cs="Arial"/>
            <w:lang w:val="en-AU" w:eastAsia="en-GB"/>
          </w:rPr>
          <w:delText>catalogue</w:delText>
        </w:r>
      </w:del>
      <w:ins w:id="202" w:author="Teh Stand" w:date="2023-04-25T10:25:00Z">
        <w:r w:rsidR="00B653D6" w:rsidRPr="00B653D6">
          <w:rPr>
            <w:rFonts w:cs="Arial"/>
            <w:lang w:val="en-AU" w:eastAsia="en-GB"/>
          </w:rPr>
          <w:t>Catalogue</w:t>
        </w:r>
      </w:ins>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192"/>
      <w:bookmarkEnd w:id="193"/>
      <w:bookmarkEnd w:id="194"/>
      <w:bookmarkEnd w:id="195"/>
      <w:bookmarkEnd w:id="196"/>
      <w:bookmarkEnd w:id="197"/>
      <w:bookmarkEnd w:id="198"/>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203" w:name="_Toc392576964"/>
      <w:bookmarkStart w:id="204" w:name="_Toc412540101"/>
      <w:bookmarkStart w:id="205" w:name="_Toc368904927"/>
      <w:bookmarkStart w:id="206" w:name="_Toc439685235"/>
      <w:bookmarkStart w:id="207" w:name="_Toc348447689"/>
      <w:bookmarkStart w:id="208" w:name="_Toc346149785"/>
      <w:bookmarkStart w:id="209"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203"/>
      <w:bookmarkEnd w:id="204"/>
      <w:bookmarkEnd w:id="205"/>
      <w:bookmarkEnd w:id="206"/>
    </w:p>
    <w:p w14:paraId="334D132B" w14:textId="77777777" w:rsidR="00E73EDF" w:rsidRPr="000A19BF" w:rsidRDefault="007653F1" w:rsidP="00C128E3">
      <w:pPr>
        <w:spacing w:after="120" w:line="240" w:lineRule="auto"/>
        <w:rPr>
          <w:rFonts w:cs="Arial"/>
          <w:bCs/>
          <w:lang w:eastAsia="en-GB"/>
        </w:rPr>
      </w:pPr>
      <w:bookmarkStart w:id="210" w:name="_Toc353889549"/>
      <w:bookmarkStart w:id="211" w:name="_Toc353889829"/>
      <w:bookmarkStart w:id="212"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207"/>
      <w:bookmarkEnd w:id="208"/>
      <w:bookmarkEnd w:id="209"/>
      <w:bookmarkEnd w:id="210"/>
      <w:bookmarkEnd w:id="211"/>
      <w:bookmarkEnd w:id="212"/>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0E1B2B02" w:rsidR="00890DB1" w:rsidRPr="00693533" w:rsidRDefault="00376255" w:rsidP="00C128E3">
      <w:pPr>
        <w:autoSpaceDE w:val="0"/>
        <w:autoSpaceDN w:val="0"/>
        <w:adjustRightInd w:val="0"/>
        <w:spacing w:after="120" w:line="240" w:lineRule="auto"/>
        <w:rPr>
          <w:rFonts w:cs="Arial"/>
        </w:rPr>
      </w:pPr>
      <w:r>
        <w:t>The maximum</w:t>
      </w:r>
      <w:r w:rsidR="00864E5F">
        <w:t xml:space="preserve"> (largest)</w:t>
      </w:r>
      <w:r>
        <w:t xml:space="preserve"> scale with which the data is </w:t>
      </w:r>
      <w:r w:rsidR="005F7A8E">
        <w:t xml:space="preserve">intended to be </w:t>
      </w:r>
      <w:r>
        <w:t>displayed</w:t>
      </w:r>
      <w:r>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w:t>
      </w:r>
      <w:proofErr w:type="gramStart"/>
      <w:r w:rsidR="005134E3" w:rsidRPr="000A19BF">
        <w:rPr>
          <w:rFonts w:cs="Arial"/>
          <w:lang w:val="en-AU" w:eastAsia="en-GB"/>
        </w:rPr>
        <w:t>..*</w:t>
      </w:r>
      <w:proofErr w:type="gramEnd"/>
      <w:r w:rsidR="005134E3" w:rsidRPr="000A19BF">
        <w:rPr>
          <w:rFonts w:cs="Arial"/>
          <w:lang w:val="en-AU" w:eastAsia="en-GB"/>
        </w:rPr>
        <w:t xml:space="preserve"> (one to many); 1 (exactly one);</w:t>
      </w:r>
      <w:r w:rsidRPr="000A19BF">
        <w:rPr>
          <w:rFonts w:cs="Arial"/>
          <w:lang w:val="en-AU" w:eastAsia="en-GB"/>
        </w:rPr>
        <w:t xml:space="preserve"> 0..1 (zero or one)</w:t>
      </w:r>
    </w:p>
    <w:p w14:paraId="338BBE0C" w14:textId="7D4207D0" w:rsidR="00C42F2A" w:rsidRPr="000A19BF" w:rsidRDefault="00C42F2A" w:rsidP="00C128E3">
      <w:pPr>
        <w:spacing w:after="0" w:line="240" w:lineRule="auto"/>
        <w:jc w:val="left"/>
        <w:rPr>
          <w:lang w:val="en-AU"/>
        </w:rPr>
      </w:pPr>
      <w:proofErr w:type="spellStart"/>
      <w:r w:rsidRPr="000A19BF">
        <w:rPr>
          <w:b/>
          <w:lang w:val="en-AU"/>
        </w:rPr>
        <w:t>Overscale</w:t>
      </w:r>
      <w:proofErr w:type="spellEnd"/>
    </w:p>
    <w:p w14:paraId="13069FD7" w14:textId="1BB733D4"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data producer to be the largest intended </w:t>
      </w:r>
      <w:r w:rsidR="006C31D7">
        <w:rPr>
          <w:rFonts w:cs="Arial"/>
        </w:rPr>
        <w:t>(maximum)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ins w:id="213" w:author="Teh Stand" w:date="2023-04-25T11:27:00Z"/>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ins w:id="214" w:author="Teh Stand" w:date="2023-04-25T11:28:00Z"/>
          <w:rFonts w:cs="Arial"/>
          <w:b/>
        </w:rPr>
      </w:pPr>
      <w:proofErr w:type="spellStart"/>
      <w:ins w:id="215" w:author="Teh Stand" w:date="2023-04-25T11:28:00Z">
        <w:r>
          <w:rPr>
            <w:rFonts w:cs="Arial"/>
            <w:b/>
          </w:rPr>
          <w:t>P</w:t>
        </w:r>
        <w:r w:rsidRPr="008D0CFF">
          <w:rPr>
            <w:rFonts w:cs="Arial"/>
            <w:b/>
          </w:rPr>
          <w:t>ointset</w:t>
        </w:r>
        <w:proofErr w:type="spellEnd"/>
      </w:ins>
    </w:p>
    <w:p w14:paraId="15F37A2C" w14:textId="6E4F51DA" w:rsidR="00074CF2" w:rsidRPr="008D0CFF" w:rsidRDefault="00074CF2" w:rsidP="00074CF2">
      <w:pPr>
        <w:spacing w:after="120" w:line="240" w:lineRule="auto"/>
        <w:rPr>
          <w:ins w:id="216" w:author="Teh Stand" w:date="2023-04-25T11:28:00Z"/>
          <w:rFonts w:cs="Arial"/>
          <w:color w:val="FF0000"/>
        </w:rPr>
      </w:pPr>
      <w:ins w:id="217" w:author="Teh Stand" w:date="2023-04-25T11:28:00Z">
        <w:r>
          <w:rPr>
            <w:rFonts w:cs="Arial"/>
            <w:color w:val="FF0000"/>
          </w:rPr>
          <w:t>D</w:t>
        </w:r>
        <w:r w:rsidRPr="008D0CFF">
          <w:rPr>
            <w:rFonts w:cs="Arial"/>
            <w:color w:val="FF0000"/>
          </w:rPr>
          <w:t>efinition required</w:t>
        </w:r>
      </w:ins>
    </w:p>
    <w:p w14:paraId="69A088E6" w14:textId="0831C9F8" w:rsidR="0017347B" w:rsidRPr="000A19BF" w:rsidRDefault="0017347B" w:rsidP="00C128E3">
      <w:pPr>
        <w:keepNext/>
        <w:keepLines/>
        <w:spacing w:after="0" w:line="240" w:lineRule="auto"/>
        <w:rPr>
          <w:b/>
          <w:lang w:val="en-AU" w:eastAsia="en-GB"/>
        </w:rPr>
      </w:pPr>
      <w:bookmarkStart w:id="218" w:name="_Toc346149790"/>
      <w:bookmarkStart w:id="219" w:name="_Toc348447694"/>
      <w:bookmarkStart w:id="220" w:name="_Toc368904933"/>
      <w:bookmarkStart w:id="221" w:name="_Toc346156164"/>
      <w:bookmarkStart w:id="222" w:name="_Toc392576969"/>
      <w:bookmarkStart w:id="223" w:name="_Toc412540106"/>
      <w:bookmarkStart w:id="22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218"/>
    <w:bookmarkEnd w:id="219"/>
    <w:bookmarkEnd w:id="220"/>
    <w:bookmarkEnd w:id="221"/>
    <w:bookmarkEnd w:id="222"/>
    <w:bookmarkEnd w:id="223"/>
    <w:bookmarkEnd w:id="224"/>
    <w:p w14:paraId="4A558155" w14:textId="20C1C761" w:rsidR="00904D4F" w:rsidRPr="000A19BF" w:rsidRDefault="00904D4F" w:rsidP="00C128E3">
      <w:pPr>
        <w:spacing w:after="0" w:line="240" w:lineRule="auto"/>
        <w:rPr>
          <w:b/>
          <w:lang w:val="en-AU" w:eastAsia="en-GB"/>
        </w:rPr>
      </w:pPr>
      <w:r w:rsidRPr="000A19BF">
        <w:rPr>
          <w:b/>
          <w:lang w:val="en-AU" w:eastAsia="en-GB"/>
        </w:rPr>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lastRenderedPageBreak/>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225" w:name="_Toc368904945"/>
      <w:bookmarkStart w:id="226" w:name="_Toc392576977"/>
      <w:bookmarkStart w:id="227" w:name="_Toc412540115"/>
      <w:bookmarkStart w:id="228" w:name="_Toc439685249"/>
      <w:r w:rsidRPr="003420DB">
        <w:rPr>
          <w:b/>
        </w:rPr>
        <w:t>Warning</w:t>
      </w:r>
      <w:bookmarkEnd w:id="225"/>
      <w:bookmarkEnd w:id="226"/>
      <w:bookmarkEnd w:id="227"/>
      <w:bookmarkEnd w:id="22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229" w:name="_Toc515440315"/>
      <w:bookmarkStart w:id="230" w:name="_Toc517858824"/>
      <w:bookmarkStart w:id="231" w:name="_Toc519859064"/>
      <w:bookmarkStart w:id="232" w:name="_Toc521495108"/>
      <w:bookmarkStart w:id="233" w:name="_Toc439685250"/>
      <w:bookmarkStart w:id="234" w:name="_Toc225648276"/>
      <w:bookmarkStart w:id="235" w:name="_Toc225065133"/>
      <w:bookmarkStart w:id="236" w:name="_Toc143082993"/>
      <w:bookmarkEnd w:id="229"/>
      <w:bookmarkEnd w:id="230"/>
      <w:bookmarkEnd w:id="231"/>
      <w:bookmarkEnd w:id="232"/>
      <w:r w:rsidRPr="00475FB7">
        <w:t>Abbreviations</w:t>
      </w:r>
      <w:bookmarkEnd w:id="233"/>
      <w:bookmarkEnd w:id="234"/>
      <w:bookmarkEnd w:id="235"/>
      <w:bookmarkEnd w:id="23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rPr>
          <w:ins w:id="237" w:author="Teh Stand" w:date="2023-06-20T10:41:00Z"/>
        </w:rPr>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commentRangeStart w:id="238"/>
      <w:ins w:id="239" w:author="Teh Stand" w:date="2023-06-20T10:41:00Z">
        <w:r>
          <w:t>ENDS</w:t>
        </w:r>
        <w:r>
          <w:tab/>
        </w:r>
        <w:r>
          <w:tab/>
          <w:t>Electronic Navigational Data Service</w:t>
        </w:r>
      </w:ins>
      <w:commentRangeEnd w:id="238"/>
      <w:ins w:id="240" w:author="Teh Stand" w:date="2023-06-20T10:42:00Z">
        <w:r>
          <w:rPr>
            <w:rStyle w:val="CommentReference"/>
          </w:rPr>
          <w:commentReference w:id="238"/>
        </w:r>
      </w:ins>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 xml:space="preserve">International </w:t>
      </w:r>
      <w:proofErr w:type="spellStart"/>
      <w:r w:rsidRPr="003420DB">
        <w:t>Electrotechnical</w:t>
      </w:r>
      <w:proofErr w:type="spellEnd"/>
      <w:r w:rsidRPr="003420DB">
        <w:t xml:space="preserve">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commentRangeStart w:id="241"/>
      <w:ins w:id="242" w:author="Teh Stand" w:date="2023-06-20T11:19:00Z">
        <w:r w:rsidR="004C3CAE">
          <w:t xml:space="preserve">S-100WG </w:t>
        </w:r>
      </w:ins>
      <w:ins w:id="243" w:author="Teh Stand" w:date="2023-06-20T11:20:00Z">
        <w:r w:rsidR="004C3CAE">
          <w:t>–</w:t>
        </w:r>
        <w:commentRangeEnd w:id="241"/>
        <w:r w:rsidR="004C3CAE">
          <w:rPr>
            <w:rStyle w:val="CommentReference"/>
          </w:rPr>
          <w:commentReference w:id="241"/>
        </w:r>
      </w:ins>
      <w:ins w:id="244" w:author="Teh Stand" w:date="2023-06-20T11:19:00Z">
        <w:r w:rsidR="004C3CAE">
          <w:t xml:space="preserve"> </w:t>
        </w:r>
      </w:ins>
      <w:r w:rsidRPr="003420DB">
        <w:t>S-101 Project Team</w:t>
      </w:r>
    </w:p>
    <w:p w14:paraId="35B1C504" w14:textId="7FDFF6A7" w:rsidR="00147E47" w:rsidRPr="003420DB" w:rsidRDefault="00147E47" w:rsidP="00C128E3">
      <w:pPr>
        <w:spacing w:after="120" w:line="240" w:lineRule="auto"/>
      </w:pPr>
      <w:r w:rsidRPr="003420DB">
        <w:lastRenderedPageBreak/>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 xml:space="preserve">Extensible </w:t>
      </w:r>
      <w:proofErr w:type="spellStart"/>
      <w:r w:rsidRPr="003420DB">
        <w:t>Markup</w:t>
      </w:r>
      <w:proofErr w:type="spellEnd"/>
      <w:r w:rsidRPr="003420DB">
        <w:t xml:space="preserve">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245" w:name="_Toc517858826"/>
      <w:bookmarkStart w:id="246" w:name="_Toc519859066"/>
      <w:bookmarkStart w:id="247" w:name="_Toc521495110"/>
      <w:bookmarkStart w:id="248" w:name="_Toc225648277"/>
      <w:bookmarkStart w:id="249" w:name="_Toc225065134"/>
      <w:bookmarkStart w:id="250" w:name="_Toc439685251"/>
      <w:bookmarkStart w:id="251" w:name="_Toc143082994"/>
      <w:bookmarkEnd w:id="245"/>
      <w:bookmarkEnd w:id="246"/>
      <w:bookmarkEnd w:id="247"/>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248"/>
      <w:bookmarkEnd w:id="249"/>
      <w:bookmarkEnd w:id="250"/>
      <w:bookmarkEnd w:id="251"/>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atalogue</w:t>
      </w:r>
      <w:proofErr w:type="gramStart"/>
      <w:r w:rsidRPr="00693533">
        <w:t xml:space="preserve">. </w:t>
      </w:r>
      <w:r w:rsidR="00953516" w:rsidRPr="00693533">
        <w:t xml:space="preserve"> </w:t>
      </w:r>
      <w:proofErr w:type="gramEnd"/>
      <w:r w:rsidRPr="00693533">
        <w:t xml:space="preserve">The display of features is defined by the symbols and rule sets contained in the </w:t>
      </w:r>
      <w:r w:rsidR="00E07D00">
        <w:t>P</w:t>
      </w:r>
      <w:r w:rsidRPr="00693533">
        <w:t xml:space="preserve">ortrayal </w:t>
      </w:r>
      <w:r w:rsidR="00E07D00">
        <w:t>C</w:t>
      </w:r>
      <w:r w:rsidRPr="00693533">
        <w:t>atalogue. The Data Classification and Encoding Guide (DCEG) provides guidance on how data product content must be captured</w:t>
      </w:r>
      <w:proofErr w:type="gramStart"/>
      <w:r w:rsidRPr="00693533">
        <w:t xml:space="preserve">. </w:t>
      </w:r>
      <w:r w:rsidR="00953516" w:rsidRPr="00693533">
        <w:t xml:space="preserve"> </w:t>
      </w:r>
      <w:proofErr w:type="gramEnd"/>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252" w:name="_Toc439685252"/>
      <w:bookmarkStart w:id="253" w:name="_Toc143082995"/>
      <w:r w:rsidRPr="004E17D6">
        <w:t xml:space="preserve">Data </w:t>
      </w:r>
      <w:r w:rsidR="00F564D2">
        <w:t>P</w:t>
      </w:r>
      <w:r w:rsidR="00F564D2" w:rsidRPr="004E17D6">
        <w:t xml:space="preserve">roduct </w:t>
      </w:r>
      <w:r w:rsidR="00F564D2">
        <w:t>S</w:t>
      </w:r>
      <w:r w:rsidR="00F564D2" w:rsidRPr="004E17D6">
        <w:t xml:space="preserve">pecification </w:t>
      </w:r>
      <w:bookmarkEnd w:id="252"/>
      <w:r w:rsidR="00C11CC2">
        <w:t>m</w:t>
      </w:r>
      <w:r w:rsidR="00F564D2" w:rsidRPr="004E17D6">
        <w:t>etadata</w:t>
      </w:r>
      <w:bookmarkEnd w:id="253"/>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w:t>
      </w:r>
      <w:proofErr w:type="gramStart"/>
      <w:r w:rsidRPr="00C11CC2">
        <w:t xml:space="preserve">.  </w:t>
      </w:r>
      <w:proofErr w:type="gramEnd"/>
      <w:r w:rsidRPr="00C11CC2">
        <w:t>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50EFACC1"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.0.0</w:t>
      </w:r>
    </w:p>
    <w:p w14:paraId="40350BEB" w14:textId="15C34879" w:rsidR="00E73EDF" w:rsidRPr="003420DB" w:rsidRDefault="007653F1" w:rsidP="00C128E3">
      <w:pPr>
        <w:spacing w:after="120" w:line="240" w:lineRule="auto"/>
      </w:pPr>
      <w:r w:rsidRPr="00693533">
        <w:rPr>
          <w:b/>
          <w:sz w:val="22"/>
        </w:rPr>
        <w:t>S-101 Version:</w:t>
      </w:r>
      <w:r w:rsidRPr="00693533">
        <w:t xml:space="preserve"> </w:t>
      </w:r>
      <w:r w:rsidRPr="00693533">
        <w:tab/>
        <w:t>1.</w:t>
      </w:r>
      <w:r w:rsidR="00A3264E">
        <w:t>1</w:t>
      </w:r>
      <w:r w:rsidRPr="00693533">
        <w:t xml:space="preserve">.0 </w:t>
      </w:r>
    </w:p>
    <w:p w14:paraId="4E17074B" w14:textId="06CE75F2"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r w:rsidR="00076399">
        <w:t>March</w:t>
      </w:r>
      <w:r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r>
      <w:r w:rsidRPr="00693533">
        <w:lastRenderedPageBreak/>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5"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6"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254" w:name="_Toc439685253"/>
      <w:bookmarkStart w:id="255" w:name="_Toc143082996"/>
      <w:r w:rsidRPr="00693533">
        <w:rPr>
          <w:lang w:val="en-US" w:eastAsia="en-US"/>
        </w:rPr>
        <w:t xml:space="preserve">IHO Product Specification </w:t>
      </w:r>
      <w:r w:rsidR="002A15B8">
        <w:rPr>
          <w:lang w:val="en-US" w:eastAsia="en-US"/>
        </w:rPr>
        <w:t>m</w:t>
      </w:r>
      <w:r w:rsidRPr="00693533">
        <w:rPr>
          <w:lang w:val="en-US" w:eastAsia="en-US"/>
        </w:rPr>
        <w:t>aintenance</w:t>
      </w:r>
      <w:bookmarkEnd w:id="254"/>
      <w:bookmarkEnd w:id="255"/>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56" w:name="_Toc143082997"/>
      <w:r w:rsidRPr="00693533">
        <w:rPr>
          <w:lang w:val="en-US" w:eastAsia="en-US"/>
        </w:rPr>
        <w:t>Introduction</w:t>
      </w:r>
      <w:bookmarkEnd w:id="256"/>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57" w:name="_Toc143082998"/>
      <w:r w:rsidRPr="00693533">
        <w:rPr>
          <w:lang w:val="en-US" w:eastAsia="en-US"/>
        </w:rPr>
        <w:t>New Edition</w:t>
      </w:r>
      <w:bookmarkEnd w:id="257"/>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58" w:name="_Toc143082999"/>
      <w:r w:rsidRPr="00E046B0">
        <w:rPr>
          <w:lang w:val="en-US" w:eastAsia="en-US"/>
        </w:rPr>
        <w:t>Revision</w:t>
      </w:r>
      <w:bookmarkEnd w:id="258"/>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59" w:name="_Toc143083000"/>
      <w:r w:rsidRPr="00E046B0">
        <w:rPr>
          <w:lang w:val="en-US" w:eastAsia="en-US"/>
        </w:rPr>
        <w:t>Clarification</w:t>
      </w:r>
      <w:bookmarkEnd w:id="259"/>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260" w:name="_Toc143083001"/>
      <w:r w:rsidRPr="004E17D6">
        <w:t xml:space="preserve">Version </w:t>
      </w:r>
      <w:r w:rsidR="00456219">
        <w:t>n</w:t>
      </w:r>
      <w:r w:rsidRPr="004E17D6">
        <w:t>umbers</w:t>
      </w:r>
      <w:bookmarkEnd w:id="260"/>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261" w:name="_Toc225648278"/>
      <w:bookmarkStart w:id="262" w:name="_Toc225065135"/>
      <w:bookmarkStart w:id="263" w:name="_Toc439685254"/>
      <w:bookmarkStart w:id="264" w:name="_Toc143083002"/>
      <w:r w:rsidRPr="00693533">
        <w:t>Specification Scope</w:t>
      </w:r>
      <w:bookmarkEnd w:id="261"/>
      <w:bookmarkEnd w:id="262"/>
      <w:bookmarkEnd w:id="263"/>
      <w:bookmarkEnd w:id="264"/>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265" w:name="_Toc225065136"/>
      <w:bookmarkStart w:id="266" w:name="_Toc225648279"/>
      <w:bookmarkStart w:id="267" w:name="_Toc439685255"/>
      <w:bookmarkStart w:id="268" w:name="_Toc143083003"/>
      <w:r w:rsidRPr="00693533">
        <w:t xml:space="preserve">Dataset </w:t>
      </w:r>
      <w:bookmarkEnd w:id="265"/>
      <w:bookmarkEnd w:id="266"/>
      <w:r w:rsidRPr="00693533">
        <w:t>Identification</w:t>
      </w:r>
      <w:bookmarkEnd w:id="267"/>
      <w:bookmarkEnd w:id="268"/>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0C799B4B"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maximum display scale. Each </w:t>
      </w:r>
      <w:r w:rsidRPr="00693533">
        <w:rPr>
          <w:b/>
        </w:rPr>
        <w:t>Data Coverage</w:t>
      </w:r>
      <w:r w:rsidRPr="00693533">
        <w:t xml:space="preserve"> </w:t>
      </w:r>
      <w:r w:rsidR="000F66B6">
        <w:t xml:space="preserve">feature </w:t>
      </w:r>
      <w:r w:rsidRPr="00693533">
        <w:t xml:space="preserve">must also carry a value for minimum display scale. Values must be taken from the following </w:t>
      </w:r>
      <w:r w:rsidR="004C7DE3">
        <w:t>T</w:t>
      </w:r>
      <w:r w:rsidRPr="00693533">
        <w:t>able:</w:t>
      </w:r>
    </w:p>
    <w:p w14:paraId="6DB4890C" w14:textId="161E3828"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855F1">
        <w:rPr>
          <w:noProof/>
          <w:sz w:val="18"/>
          <w:szCs w:val="18"/>
        </w:rPr>
        <w:t>1</w:t>
      </w:r>
      <w:r w:rsidRPr="007F078C">
        <w:rPr>
          <w:sz w:val="18"/>
          <w:szCs w:val="18"/>
        </w:rPr>
        <w:fldChar w:fldCharType="end"/>
      </w:r>
      <w:r w:rsidRPr="007F078C">
        <w:rPr>
          <w:sz w:val="18"/>
          <w:szCs w:val="18"/>
        </w:rPr>
        <w:t xml:space="preserve"> – ENC Minimum Display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77777777" w:rsidR="00E73EDF" w:rsidRPr="00693533" w:rsidRDefault="007653F1" w:rsidP="00C128E3">
            <w:pPr>
              <w:pStyle w:val="Tabletext9"/>
              <w:spacing w:line="240" w:lineRule="auto"/>
            </w:pPr>
            <w:r w:rsidRPr="00693533">
              <w:t>NULL (only allowed on minimum display scale where the maximum display scale = 10,000,000)</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72975E8F" w:rsidR="00E73EDF" w:rsidRPr="00693533" w:rsidRDefault="007653F1" w:rsidP="00C128E3">
            <w:pPr>
              <w:pStyle w:val="Tabletext9"/>
              <w:keepNext/>
              <w:spacing w:line="240" w:lineRule="auto"/>
            </w:pPr>
            <w:r w:rsidRPr="00693533">
              <w:t>1:1,000</w:t>
            </w:r>
            <w:r w:rsidR="00E33502">
              <w:t xml:space="preserve"> (only allowed on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lastRenderedPageBreak/>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269" w:name="_Toc439685256"/>
      <w:bookmarkStart w:id="270" w:name="_Toc225648280"/>
      <w:bookmarkStart w:id="271" w:name="_Toc225065137"/>
      <w:bookmarkStart w:id="272" w:name="_Toc143083004"/>
      <w:r w:rsidRPr="00693533">
        <w:t xml:space="preserve">Data Content and </w:t>
      </w:r>
      <w:bookmarkEnd w:id="269"/>
      <w:bookmarkEnd w:id="270"/>
      <w:bookmarkEnd w:id="271"/>
      <w:r w:rsidR="001360F7">
        <w:t>S</w:t>
      </w:r>
      <w:r w:rsidR="001360F7" w:rsidRPr="00693533">
        <w:t>tructure</w:t>
      </w:r>
      <w:bookmarkEnd w:id="272"/>
    </w:p>
    <w:p w14:paraId="08016BFC" w14:textId="77777777" w:rsidR="00E73EDF" w:rsidRPr="00693533" w:rsidRDefault="007653F1" w:rsidP="00C128E3">
      <w:pPr>
        <w:pStyle w:val="Heading2"/>
        <w:tabs>
          <w:tab w:val="clear" w:pos="540"/>
        </w:tabs>
        <w:spacing w:before="120" w:after="200" w:line="240" w:lineRule="auto"/>
        <w:ind w:left="709" w:hanging="709"/>
      </w:pPr>
      <w:bookmarkStart w:id="273" w:name="_Toc439685257"/>
      <w:bookmarkStart w:id="274" w:name="_Toc225065138"/>
      <w:bookmarkStart w:id="275" w:name="_Toc225648281"/>
      <w:bookmarkStart w:id="276" w:name="_Toc143083005"/>
      <w:r w:rsidRPr="00693533">
        <w:t>Introduction</w:t>
      </w:r>
      <w:bookmarkEnd w:id="273"/>
      <w:bookmarkEnd w:id="27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277" w:name="_Toc439685258"/>
      <w:bookmarkStart w:id="278" w:name="_Toc143083006"/>
      <w:r w:rsidRPr="004E17D6">
        <w:t>Application Schema</w:t>
      </w:r>
      <w:bookmarkEnd w:id="274"/>
      <w:bookmarkEnd w:id="275"/>
      <w:bookmarkEnd w:id="277"/>
      <w:bookmarkEnd w:id="278"/>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279" w:name="_Toc225648301"/>
      <w:bookmarkStart w:id="280" w:name="_Toc225065158"/>
      <w:bookmarkStart w:id="281" w:name="_Toc439685259"/>
      <w:bookmarkStart w:id="282" w:name="_Toc225648282"/>
      <w:bookmarkStart w:id="283" w:name="_Toc225065139"/>
      <w:bookmarkStart w:id="284" w:name="_Toc143083007"/>
      <w:r w:rsidRPr="00693533">
        <w:t>Feature Catalogue</w:t>
      </w:r>
      <w:bookmarkEnd w:id="279"/>
      <w:bookmarkEnd w:id="280"/>
      <w:bookmarkEnd w:id="281"/>
      <w:bookmarkEnd w:id="28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285" w:name="_Toc439685260"/>
      <w:bookmarkStart w:id="286" w:name="_Toc143083008"/>
      <w:r w:rsidRPr="00693533">
        <w:rPr>
          <w:lang w:eastAsia="en-US"/>
        </w:rPr>
        <w:t>Introduction</w:t>
      </w:r>
      <w:bookmarkEnd w:id="285"/>
      <w:bookmarkEnd w:id="286"/>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287" w:name="_Toc439685261"/>
      <w:bookmarkStart w:id="288" w:name="_Toc143083009"/>
      <w:r w:rsidRPr="004E17D6">
        <w:t xml:space="preserve">Feature </w:t>
      </w:r>
      <w:r w:rsidR="005E656F">
        <w:t>t</w:t>
      </w:r>
      <w:r w:rsidRPr="004E17D6">
        <w:t>ypes</w:t>
      </w:r>
      <w:bookmarkEnd w:id="287"/>
      <w:bookmarkEnd w:id="288"/>
      <w:r w:rsidRPr="004E17D6">
        <w:t xml:space="preserve"> </w:t>
      </w:r>
      <w:bookmarkEnd w:id="282"/>
      <w:bookmarkEnd w:id="283"/>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289" w:name="_Toc225065140"/>
      <w:bookmarkStart w:id="290"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1B02E60A" w:rsidR="004C0C67" w:rsidRPr="00693533" w:rsidRDefault="004C0C67" w:rsidP="00C128E3">
      <w:pPr>
        <w:spacing w:after="120" w:line="240" w:lineRule="auto"/>
      </w:pPr>
      <w:r>
        <w:rPr>
          <w:rFonts w:eastAsia="Times New Roman" w:cs="Arial"/>
          <w:lang w:eastAsia="en-US"/>
        </w:rPr>
        <w:t xml:space="preserve">Details of </w:t>
      </w:r>
      <w:commentRangeStart w:id="291"/>
      <w:ins w:id="292" w:author="Teh Stand" w:date="2023-06-20T11:22:00Z">
        <w:r w:rsidR="004C3CAE">
          <w:rPr>
            <w:rFonts w:eastAsia="Times New Roman" w:cs="Arial"/>
            <w:lang w:eastAsia="en-US"/>
          </w:rPr>
          <w:t xml:space="preserve">geographic </w:t>
        </w:r>
      </w:ins>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del w:id="293" w:author="Teh Stand" w:date="2023-06-20T11:22:00Z">
        <w:r w:rsidDel="004C3CAE">
          <w:rPr>
            <w:rFonts w:eastAsia="Times New Roman" w:cs="Arial"/>
            <w:lang w:eastAsia="en-US"/>
          </w:rPr>
          <w:delText>23</w:delText>
        </w:r>
      </w:del>
      <w:ins w:id="294" w:author="Teh Stand" w:date="2023-06-20T11:22:00Z">
        <w:r w:rsidR="004C3CAE">
          <w:rPr>
            <w:rFonts w:eastAsia="Times New Roman" w:cs="Arial"/>
            <w:lang w:eastAsia="en-US"/>
          </w:rPr>
          <w:t>22</w:t>
        </w:r>
      </w:ins>
      <w:commentRangeEnd w:id="291"/>
      <w:ins w:id="295" w:author="Teh Stand" w:date="2023-06-20T11:23:00Z">
        <w:r w:rsidR="004C3CAE">
          <w:rPr>
            <w:rStyle w:val="CommentReference"/>
          </w:rPr>
          <w:commentReference w:id="291"/>
        </w:r>
      </w:ins>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296" w:name="_Toc225065145"/>
      <w:bookmarkStart w:id="297" w:name="_Toc225648288"/>
      <w:r w:rsidRPr="00693533">
        <w:t xml:space="preserve">Skin of the Earth </w:t>
      </w:r>
      <w:bookmarkEnd w:id="296"/>
      <w:bookmarkEnd w:id="297"/>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298"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298"/>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289"/>
      <w:bookmarkEnd w:id="290"/>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299" w:name="_Toc225648284"/>
      <w:bookmarkStart w:id="300"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lastRenderedPageBreak/>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301" w:name="_Toc439685262"/>
      <w:bookmarkStart w:id="302" w:name="_Toc225648285"/>
      <w:bookmarkStart w:id="303" w:name="_Toc225065142"/>
      <w:bookmarkStart w:id="304" w:name="_Toc143083010"/>
      <w:bookmarkEnd w:id="299"/>
      <w:bookmarkEnd w:id="300"/>
      <w:r w:rsidRPr="00693533">
        <w:t xml:space="preserve">Feature </w:t>
      </w:r>
      <w:r w:rsidR="005E656F">
        <w:t>r</w:t>
      </w:r>
      <w:r w:rsidRPr="00693533">
        <w:t>elationship</w:t>
      </w:r>
      <w:bookmarkEnd w:id="301"/>
      <w:r w:rsidR="005E656F">
        <w:t>s</w:t>
      </w:r>
      <w:bookmarkEnd w:id="304"/>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305" w:name="_Ref307922365"/>
      <w:r w:rsidRPr="004E17D6">
        <w:t xml:space="preserve">Feature </w:t>
      </w:r>
      <w:r w:rsidR="00BE2B82">
        <w:t>a</w:t>
      </w:r>
      <w:r w:rsidRPr="004E17D6">
        <w:t>ssociation</w:t>
      </w:r>
      <w:bookmarkEnd w:id="305"/>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w:t>
      </w:r>
      <w:proofErr w:type="gramStart"/>
      <w:r w:rsidRPr="00BE2B82">
        <w:rPr>
          <w:sz w:val="20"/>
          <w:szCs w:val="20"/>
        </w:rPr>
        <w:t xml:space="preserve">. </w:t>
      </w:r>
      <w:r w:rsidR="00037650" w:rsidRPr="00BE2B82">
        <w:rPr>
          <w:sz w:val="20"/>
          <w:szCs w:val="20"/>
        </w:rPr>
        <w:t xml:space="preserve"> </w:t>
      </w:r>
      <w:proofErr w:type="gramEnd"/>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7"/>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306"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306"/>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8"/>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307" w:name="_Ref307922421"/>
      <w:r w:rsidRPr="00693533">
        <w:t>Composition</w:t>
      </w:r>
      <w:bookmarkEnd w:id="307"/>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proofErr w:type="spellStart"/>
      <w:r w:rsidR="00564BCB" w:rsidRPr="004E17D6">
        <w:rPr>
          <w:rFonts w:cs="Arial"/>
          <w:lang w:val="en-US" w:eastAsia="en-US"/>
        </w:rPr>
        <w:t>containe</w:t>
      </w:r>
      <w:r w:rsidR="00564BCB" w:rsidRPr="004E17D6">
        <w:rPr>
          <w:rFonts w:cs="Arial"/>
          <w:lang w:val="en-US"/>
        </w:rPr>
        <w:t>e</w:t>
      </w:r>
      <w:proofErr w:type="spellEnd"/>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9"/>
                    <a:stretch>
                      <a:fillRect/>
                    </a:stretch>
                  </pic:blipFill>
                  <pic:spPr bwMode="auto">
                    <a:xfrm>
                      <a:off x="0" y="0"/>
                      <a:ext cx="4953000" cy="857250"/>
                    </a:xfrm>
                    <a:prstGeom prst="rect">
                      <a:avLst/>
                    </a:prstGeom>
                    <a:noFill/>
                    <a:ln>
                      <a:noFill/>
                    </a:ln>
                  </pic:spPr>
                </pic:pic>
              </a:graphicData>
            </a:graphic>
          </wp:inline>
        </w:drawing>
      </w:r>
    </w:p>
    <w:bookmarkEnd w:id="302"/>
    <w:bookmarkEnd w:id="303"/>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308" w:name="_Toc510784272"/>
      <w:bookmarkStart w:id="309" w:name="_Toc510785421"/>
      <w:bookmarkStart w:id="310" w:name="_Toc510785422"/>
      <w:bookmarkStart w:id="311" w:name="_Toc510784273"/>
      <w:bookmarkStart w:id="312" w:name="_Toc439685263"/>
      <w:bookmarkStart w:id="313" w:name="_Toc225648292"/>
      <w:bookmarkStart w:id="314" w:name="_Toc225065149"/>
      <w:bookmarkStart w:id="315" w:name="_Toc143083011"/>
      <w:bookmarkEnd w:id="308"/>
      <w:bookmarkEnd w:id="309"/>
      <w:bookmarkEnd w:id="310"/>
      <w:bookmarkEnd w:id="311"/>
      <w:r w:rsidRPr="00693533">
        <w:rPr>
          <w:lang w:eastAsia="en-US"/>
        </w:rPr>
        <w:lastRenderedPageBreak/>
        <w:t xml:space="preserve">Information </w:t>
      </w:r>
      <w:r w:rsidR="006E0043">
        <w:rPr>
          <w:lang w:eastAsia="en-US"/>
        </w:rPr>
        <w:t>t</w:t>
      </w:r>
      <w:r w:rsidRPr="00693533">
        <w:rPr>
          <w:lang w:eastAsia="en-US"/>
        </w:rPr>
        <w:t>ypes</w:t>
      </w:r>
      <w:bookmarkEnd w:id="312"/>
      <w:bookmarkEnd w:id="315"/>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316" w:name="_Toc121374423"/>
      <w:bookmarkStart w:id="317" w:name="_Toc121374424"/>
      <w:bookmarkStart w:id="318" w:name="_Toc510785424"/>
      <w:bookmarkStart w:id="319" w:name="_Toc510784275"/>
      <w:bookmarkStart w:id="320" w:name="_Toc439685264"/>
      <w:bookmarkStart w:id="321" w:name="_Toc143083012"/>
      <w:bookmarkEnd w:id="316"/>
      <w:bookmarkEnd w:id="317"/>
      <w:bookmarkEnd w:id="318"/>
      <w:bookmarkEnd w:id="319"/>
      <w:r>
        <w:rPr>
          <w:lang w:eastAsia="en-US"/>
        </w:rPr>
        <w:t>Information relationships</w:t>
      </w:r>
      <w:bookmarkEnd w:id="321"/>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w:t>
      </w:r>
      <w:proofErr w:type="spellStart"/>
      <w:r w:rsidRPr="00BE2B82">
        <w:rPr>
          <w:sz w:val="20"/>
          <w:szCs w:val="20"/>
        </w:rPr>
        <w:t>information</w:t>
      </w:r>
      <w:proofErr w:type="spellEnd"/>
      <w:r w:rsidRPr="00BE2B82">
        <w:rPr>
          <w:sz w:val="20"/>
          <w:szCs w:val="20"/>
        </w:rPr>
        <w:t xml:space="preserve">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30"/>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322" w:name="_Toc143083013"/>
      <w:r w:rsidRPr="00693533">
        <w:rPr>
          <w:lang w:eastAsia="en-US"/>
        </w:rPr>
        <w:t>Attributes</w:t>
      </w:r>
      <w:bookmarkEnd w:id="313"/>
      <w:bookmarkEnd w:id="314"/>
      <w:bookmarkEnd w:id="320"/>
      <w:bookmarkEnd w:id="322"/>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w:t>
      </w:r>
      <w:proofErr w:type="gramStart"/>
      <w:r w:rsidR="00671F73" w:rsidRPr="00671F73">
        <w:rPr>
          <w:rFonts w:eastAsia="Times New Roman" w:cs="Arial"/>
          <w:sz w:val="20"/>
          <w:lang w:eastAsia="en-US"/>
        </w:rPr>
        <w:t>A</w:t>
      </w:r>
      <w:proofErr w:type="gramEnd"/>
      <w:r w:rsidR="00671F73" w:rsidRPr="00671F73">
        <w:rPr>
          <w:rFonts w:eastAsia="Times New Roman" w:cs="Arial"/>
          <w:sz w:val="20"/>
          <w:lang w:eastAsia="en-US"/>
        </w:rPr>
        <w:t>,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323" w:name="_Toc225065152"/>
      <w:bookmarkStart w:id="324" w:name="_Toc225648295"/>
      <w:r w:rsidRPr="00693533">
        <w:t xml:space="preserve">Complex </w:t>
      </w:r>
      <w:r w:rsidR="00C9557C">
        <w:t>a</w:t>
      </w:r>
      <w:r w:rsidRPr="00693533">
        <w:t>ttributes</w:t>
      </w:r>
    </w:p>
    <w:p w14:paraId="5A763742" w14:textId="67533066"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proofErr w:type="gramStart"/>
      <w:r w:rsidR="00671F73">
        <w:rPr>
          <w:rFonts w:eastAsia="Times New Roman" w:cs="Arial"/>
          <w:lang w:eastAsia="en-US"/>
        </w:rPr>
        <w:t xml:space="preserve">.  </w:t>
      </w:r>
      <w:proofErr w:type="gramEnd"/>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325" w:name="_Toc439685265"/>
      <w:bookmarkStart w:id="326" w:name="_Toc143083014"/>
      <w:bookmarkEnd w:id="323"/>
      <w:bookmarkEnd w:id="324"/>
      <w:r w:rsidRPr="00693533">
        <w:t>Feature Object Identifier</w:t>
      </w:r>
      <w:bookmarkEnd w:id="325"/>
      <w:bookmarkEnd w:id="326"/>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4FE30D91" w:rsidR="00E73EDF" w:rsidRPr="000E2880" w:rsidRDefault="007653F1" w:rsidP="009D6DC7">
      <w:pPr>
        <w:spacing w:after="120" w:line="240" w:lineRule="auto"/>
        <w:rPr>
          <w:rFonts w:cs="Arial"/>
        </w:rPr>
      </w:pPr>
      <w:r w:rsidRPr="000E2880">
        <w:rPr>
          <w:rFonts w:cs="Arial"/>
        </w:rPr>
        <w:lastRenderedPageBreak/>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maximum display scale datasets or a feature being split by the ENC dataset limits within the same maximum 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0FCE6B4E"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maximum 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327" w:name="_Toc517858842"/>
      <w:bookmarkStart w:id="328" w:name="_Toc519859082"/>
      <w:bookmarkStart w:id="329" w:name="_Toc521495126"/>
      <w:bookmarkStart w:id="330" w:name="_Toc527117739"/>
      <w:bookmarkStart w:id="331" w:name="_Toc527620266"/>
      <w:bookmarkStart w:id="332" w:name="_Toc529974508"/>
      <w:bookmarkStart w:id="333" w:name="_Toc510785427"/>
      <w:bookmarkStart w:id="334" w:name="_Toc510784278"/>
      <w:bookmarkStart w:id="335" w:name="_Toc439685266"/>
      <w:bookmarkStart w:id="336" w:name="_Toc225648315"/>
      <w:bookmarkStart w:id="337" w:name="_Toc225065172"/>
      <w:bookmarkStart w:id="338" w:name="_Toc143083015"/>
      <w:bookmarkEnd w:id="327"/>
      <w:bookmarkEnd w:id="328"/>
      <w:bookmarkEnd w:id="329"/>
      <w:bookmarkEnd w:id="330"/>
      <w:bookmarkEnd w:id="331"/>
      <w:bookmarkEnd w:id="332"/>
      <w:bookmarkEnd w:id="333"/>
      <w:bookmarkEnd w:id="334"/>
      <w:r w:rsidRPr="00880313">
        <w:t>Dataset</w:t>
      </w:r>
      <w:bookmarkEnd w:id="335"/>
      <w:bookmarkEnd w:id="338"/>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339" w:name="_Toc439685267"/>
      <w:bookmarkStart w:id="340" w:name="_Toc143083016"/>
      <w:r w:rsidRPr="00693533">
        <w:t>Introduction</w:t>
      </w:r>
      <w:bookmarkEnd w:id="339"/>
      <w:bookmarkEnd w:id="340"/>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341" w:name="_Toc439685268"/>
      <w:bookmarkStart w:id="342" w:name="_Toc143083017"/>
      <w:r w:rsidRPr="00693533">
        <w:t>Dataset rules</w:t>
      </w:r>
      <w:bookmarkEnd w:id="341"/>
      <w:bookmarkEnd w:id="342"/>
    </w:p>
    <w:p w14:paraId="34C1FA8E" w14:textId="02A076AB"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Pr="00693533">
        <w:rPr>
          <w:b/>
        </w:rPr>
        <w:t>maximum 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343" w:name="_Toc439685269"/>
      <w:bookmarkStart w:id="344" w:name="_Toc143083018"/>
      <w:r w:rsidRPr="00693533">
        <w:t>Data Coverage rules</w:t>
      </w:r>
      <w:bookmarkEnd w:id="343"/>
      <w:bookmarkEnd w:id="344"/>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EF6F896" w:rsidR="00376255" w:rsidRPr="00376255" w:rsidRDefault="00376255" w:rsidP="008E441A">
      <w:pPr>
        <w:spacing w:after="0" w:line="240" w:lineRule="auto"/>
        <w:jc w:val="center"/>
      </w:pPr>
      <w:r>
        <w:rPr>
          <w:noProof/>
          <w:lang w:val="fr-FR" w:eastAsia="fr-FR"/>
        </w:rPr>
        <w:lastRenderedPageBreak/>
        <w:drawing>
          <wp:inline distT="0" distB="0" distL="0" distR="0" wp14:anchorId="23AB60A5" wp14:editId="00A75EBB">
            <wp:extent cx="4320000" cy="3423600"/>
            <wp:effectExtent l="0" t="0" r="4445" b="571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23600"/>
                    </a:xfrm>
                    <a:prstGeom prst="rect">
                      <a:avLst/>
                    </a:prstGeom>
                    <a:noFill/>
                    <a:ln>
                      <a:noFill/>
                    </a:ln>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00BF7BB5" w14:textId="349819AE" w:rsidR="00A51E5D" w:rsidRPr="00A51E5D"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r>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56D14621"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Pr="00693533">
        <w:rPr>
          <w:rFonts w:cs="Arial"/>
          <w:b/>
          <w:lang w:val="en-AU"/>
        </w:rPr>
        <w:t>maximum display scale</w:t>
      </w:r>
      <w:r w:rsidRPr="00693533">
        <w:rPr>
          <w:rFonts w:cs="Arial"/>
          <w:lang w:val="en-AU"/>
        </w:rPr>
        <w:t xml:space="preserve"> of the dataset must be equal to the largest </w:t>
      </w:r>
      <w:r w:rsidRPr="00693533">
        <w:rPr>
          <w:rFonts w:cs="Arial"/>
          <w:b/>
          <w:lang w:val="en-AU"/>
        </w:rPr>
        <w:t>maximum 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087F3C59" w:rsidR="00E73EDF" w:rsidRPr="00693533" w:rsidRDefault="00376255" w:rsidP="00C128E3">
      <w:pPr>
        <w:spacing w:line="240" w:lineRule="auto"/>
        <w:jc w:val="center"/>
      </w:pPr>
      <w:r>
        <w:rPr>
          <w:noProof/>
          <w:lang w:val="fr-FR" w:eastAsia="fr-FR"/>
        </w:rPr>
        <w:drawing>
          <wp:inline distT="0" distB="0" distL="0" distR="0" wp14:anchorId="1CA10103" wp14:editId="67B07FD1">
            <wp:extent cx="4320000" cy="2797200"/>
            <wp:effectExtent l="0" t="0" r="4445" b="3175"/>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797200"/>
                    </a:xfrm>
                    <a:prstGeom prst="rect">
                      <a:avLst/>
                    </a:prstGeom>
                    <a:noFill/>
                    <a:ln>
                      <a:noFill/>
                    </a:ln>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345" w:name="_Toc515440336"/>
      <w:bookmarkStart w:id="346" w:name="_Toc517858847"/>
      <w:bookmarkStart w:id="347" w:name="_Toc519859087"/>
      <w:bookmarkStart w:id="348" w:name="_Toc521495131"/>
      <w:bookmarkStart w:id="349" w:name="_Toc527117744"/>
      <w:bookmarkStart w:id="350" w:name="_Toc527620271"/>
      <w:bookmarkStart w:id="351" w:name="_Toc529974513"/>
      <w:bookmarkStart w:id="352" w:name="_Toc439685270"/>
      <w:bookmarkStart w:id="353" w:name="_Toc143083019"/>
      <w:bookmarkEnd w:id="345"/>
      <w:bookmarkEnd w:id="346"/>
      <w:bookmarkEnd w:id="347"/>
      <w:bookmarkEnd w:id="348"/>
      <w:bookmarkEnd w:id="349"/>
      <w:bookmarkEnd w:id="350"/>
      <w:bookmarkEnd w:id="351"/>
      <w:r w:rsidRPr="004507E0">
        <w:rPr>
          <w:lang w:eastAsia="en-US"/>
        </w:rPr>
        <w:t>Dataset size</w:t>
      </w:r>
      <w:bookmarkEnd w:id="352"/>
      <w:bookmarkEnd w:id="353"/>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354" w:name="_Toc510784284"/>
      <w:bookmarkStart w:id="355" w:name="_Toc510785433"/>
      <w:bookmarkStart w:id="356" w:name="_Toc439685271"/>
      <w:bookmarkStart w:id="357" w:name="_Toc143083020"/>
      <w:bookmarkEnd w:id="354"/>
      <w:bookmarkEnd w:id="355"/>
      <w:r w:rsidRPr="00693533">
        <w:lastRenderedPageBreak/>
        <w:t xml:space="preserve">Display </w:t>
      </w:r>
      <w:r w:rsidR="00C81B2F">
        <w:t>s</w:t>
      </w:r>
      <w:r w:rsidRPr="00693533">
        <w:t xml:space="preserve">cale </w:t>
      </w:r>
      <w:r w:rsidR="00C81B2F">
        <w:t>r</w:t>
      </w:r>
      <w:r w:rsidRPr="00693533">
        <w:t>ange</w:t>
      </w:r>
      <w:bookmarkEnd w:id="356"/>
      <w:bookmarkEnd w:id="357"/>
    </w:p>
    <w:p w14:paraId="65D15825" w14:textId="77EEFA35"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Pr="00693533">
        <w:rPr>
          <w:rFonts w:cs="Arial"/>
          <w:b/>
        </w:rPr>
        <w:t>maximum display scale</w:t>
      </w:r>
      <w:r w:rsidRPr="00693533">
        <w:rPr>
          <w:rFonts w:cs="Arial"/>
        </w:rPr>
        <w:t>. These scales must be set at one of the scales specified in clause 3 (spatial resolutions).</w:t>
      </w:r>
    </w:p>
    <w:p w14:paraId="2601C149" w14:textId="41674777" w:rsidR="00C240A3" w:rsidRPr="00693533" w:rsidRDefault="00C240A3" w:rsidP="00067165">
      <w:pPr>
        <w:spacing w:after="120" w:line="240" w:lineRule="auto"/>
        <w:ind w:right="16"/>
        <w:rPr>
          <w:rFonts w:cs="Arial"/>
        </w:rPr>
      </w:pPr>
      <w:r>
        <w:rPr>
          <w:rFonts w:cs="Arial"/>
        </w:rPr>
        <w:t>There must not be overlapping scale ranges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58A8FA57"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7653F1" w:rsidRPr="004507E0">
        <w:rPr>
          <w:rFonts w:cs="Arial"/>
          <w:b/>
        </w:rPr>
        <w:t>maximum display scale</w:t>
      </w:r>
      <w:r w:rsidR="007653F1" w:rsidRPr="004507E0">
        <w:rPr>
          <w:rFonts w:cs="Arial"/>
        </w:rPr>
        <w:t xml:space="preserve">, </w:t>
      </w:r>
      <w:r w:rsidR="00B364F9" w:rsidRPr="004507E0">
        <w:rPr>
          <w:rFonts w:cs="Arial"/>
        </w:rPr>
        <w:t xml:space="preserve">the </w:t>
      </w:r>
      <w:proofErr w:type="spellStart"/>
      <w:r w:rsidR="007653F1" w:rsidRPr="004507E0">
        <w:rPr>
          <w:rFonts w:cs="Arial"/>
        </w:rPr>
        <w:t>overscale</w:t>
      </w:r>
      <w:proofErr w:type="spellEnd"/>
      <w:r w:rsidR="007653F1" w:rsidRPr="004507E0">
        <w:rPr>
          <w:rFonts w:cs="Arial"/>
        </w:rPr>
        <w:t xml:space="preserve"> </w:t>
      </w:r>
      <w:r w:rsidR="00B364F9" w:rsidRPr="004507E0">
        <w:rPr>
          <w:rFonts w:cs="Arial"/>
        </w:rPr>
        <w:t>indication</w:t>
      </w:r>
      <w:r w:rsidR="00C450A7" w:rsidRPr="004507E0">
        <w:rPr>
          <w:rFonts w:cs="Arial"/>
        </w:rPr>
        <w:t>, in the form of a</w:t>
      </w:r>
      <w:r w:rsidR="007E7BB8" w:rsidRPr="004507E0">
        <w:rPr>
          <w:rFonts w:cs="Arial"/>
        </w:rPr>
        <w:t xml:space="preserve">n </w:t>
      </w:r>
      <w:proofErr w:type="spellStart"/>
      <w:r w:rsidR="007E7BB8" w:rsidRPr="004507E0">
        <w:rPr>
          <w:rFonts w:cs="Arial"/>
        </w:rPr>
        <w:t>overscale</w:t>
      </w:r>
      <w:proofErr w:type="spellEnd"/>
      <w:r w:rsidR="007E7BB8" w:rsidRPr="004507E0">
        <w:rPr>
          <w:rFonts w:cs="Arial"/>
        </w:rPr>
        <w:t xml:space="preserve"> factor and</w:t>
      </w:r>
      <w:r w:rsidR="00C450A7" w:rsidRPr="004507E0">
        <w:rPr>
          <w:rFonts w:cs="Arial"/>
        </w:rPr>
        <w:t xml:space="preserve"> pattern covering the area that is </w:t>
      </w:r>
      <w:proofErr w:type="spellStart"/>
      <w:r w:rsidR="00C450A7" w:rsidRPr="004507E0">
        <w:rPr>
          <w:rFonts w:cs="Arial"/>
        </w:rPr>
        <w:t>overscale</w:t>
      </w:r>
      <w:proofErr w:type="spellEnd"/>
      <w:r w:rsidR="00C450A7" w:rsidRPr="004507E0">
        <w:rPr>
          <w:rFonts w:cs="Arial"/>
        </w:rPr>
        <w:t>,</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7E7BB8" w:rsidRPr="004507E0">
        <w:rPr>
          <w:rFonts w:cs="Arial"/>
          <w:b/>
        </w:rPr>
        <w:t>maximum 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33434FE0" w14:textId="1AC57FD4"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565423" w:rsidRPr="004507E0">
        <w:rPr>
          <w:rFonts w:cs="Arial"/>
          <w:b/>
        </w:rPr>
        <w:t>maximum 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358" w:name="_Toc510785435"/>
      <w:bookmarkStart w:id="359" w:name="_Toc510784286"/>
      <w:bookmarkStart w:id="360" w:name="_Toc439685272"/>
      <w:bookmarkStart w:id="361" w:name="_Toc143083021"/>
      <w:bookmarkEnd w:id="358"/>
      <w:bookmarkEnd w:id="359"/>
      <w:r w:rsidRPr="00693533">
        <w:t xml:space="preserve">Dataset </w:t>
      </w:r>
      <w:r w:rsidR="00C81B2F">
        <w:t>l</w:t>
      </w:r>
      <w:r w:rsidRPr="00693533">
        <w:t xml:space="preserve">oading </w:t>
      </w:r>
      <w:bookmarkEnd w:id="360"/>
      <w:r w:rsidR="004C22F2" w:rsidRPr="00693533">
        <w:t xml:space="preserve">and </w:t>
      </w:r>
      <w:r w:rsidR="00C81B2F">
        <w:t>d</w:t>
      </w:r>
      <w:r w:rsidR="004C22F2" w:rsidRPr="004507E0">
        <w:t xml:space="preserve">isplay </w:t>
      </w:r>
      <w:r w:rsidR="00C81B2F">
        <w:t>o</w:t>
      </w:r>
      <w:r w:rsidR="004C22F2" w:rsidRPr="004507E0">
        <w:t>rder</w:t>
      </w:r>
      <w:bookmarkEnd w:id="361"/>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362"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362"/>
    </w:p>
    <w:p w14:paraId="31F39231" w14:textId="2E8ED3E9"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commentRangeStart w:id="363"/>
      <w:del w:id="364" w:author="Teh Stand" w:date="2023-08-09T14:29:00Z">
        <w:r w:rsidDel="008C67DD">
          <w:rPr>
            <w:rFonts w:cs="Arial"/>
          </w:rPr>
          <w:delText>232</w:delText>
        </w:r>
      </w:del>
      <w:ins w:id="365" w:author="Teh Stand" w:date="2023-08-09T14:29:00Z">
        <w:r w:rsidR="008C67DD">
          <w:rPr>
            <w:rFonts w:cs="Arial"/>
          </w:rPr>
          <w:t>530</w:t>
        </w:r>
      </w:ins>
      <w:r>
        <w:rPr>
          <w:rFonts w:cs="Arial"/>
        </w:rPr>
        <w:t>(</w:t>
      </w:r>
      <w:del w:id="366" w:author="Teh Stand" w:date="2023-08-09T14:29:00Z">
        <w:r w:rsidDel="008C67DD">
          <w:rPr>
            <w:rFonts w:cs="Arial"/>
          </w:rPr>
          <w:delText>82</w:delText>
        </w:r>
      </w:del>
      <w:ins w:id="367" w:author="Teh Stand" w:date="2023-08-09T14:29:00Z">
        <w:r w:rsidR="008C67DD">
          <w:rPr>
            <w:rFonts w:cs="Arial"/>
          </w:rPr>
          <w:t>106</w:t>
        </w:r>
      </w:ins>
      <w:r>
        <w:rPr>
          <w:rFonts w:cs="Arial"/>
        </w:rPr>
        <w:t>)</w:t>
      </w:r>
      <w:commentRangeEnd w:id="363"/>
      <w:r w:rsidR="008C67DD">
        <w:rPr>
          <w:rStyle w:val="CommentReference"/>
        </w:rPr>
        <w:commentReference w:id="363"/>
      </w:r>
      <w:r>
        <w:rPr>
          <w:rFonts w:cs="Arial"/>
        </w:rPr>
        <w:t xml:space="preserve">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368" w:name="_Toc439685273"/>
      <w:bookmarkStart w:id="369" w:name="_Toc143083022"/>
      <w:r w:rsidRPr="004507E0">
        <w:t xml:space="preserve">Dataset </w:t>
      </w:r>
      <w:r w:rsidR="004E2E40">
        <w:t>l</w:t>
      </w:r>
      <w:r w:rsidRPr="004507E0">
        <w:t xml:space="preserve">oading </w:t>
      </w:r>
      <w:r w:rsidR="004E2E40">
        <w:t>a</w:t>
      </w:r>
      <w:r w:rsidRPr="004507E0">
        <w:t>lgorithm</w:t>
      </w:r>
      <w:bookmarkEnd w:id="368"/>
      <w:r w:rsidR="005F0731">
        <w:t xml:space="preserve"> (dataset selection)</w:t>
      </w:r>
      <w:bookmarkEnd w:id="369"/>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370" w:name="_Toc143083023"/>
      <w:r w:rsidRPr="005A5D26">
        <w:t>Dataset display order</w:t>
      </w:r>
      <w:r w:rsidR="005F0731">
        <w:t xml:space="preserve"> (dataset rendering)</w:t>
      </w:r>
      <w:bookmarkEnd w:id="370"/>
    </w:p>
    <w:p w14:paraId="4905D05B" w14:textId="1BE605CB" w:rsidR="00365E38" w:rsidRDefault="005F0731" w:rsidP="005F0731">
      <w:pPr>
        <w:spacing w:after="120" w:line="240" w:lineRule="auto"/>
      </w:pPr>
      <w:r>
        <w:t xml:space="preserve">To assist implementers, </w:t>
      </w:r>
      <w:commentRangeStart w:id="371"/>
      <w:r>
        <w:t>an algorithm describing how the selected datasets must be drawn will be prepared for S-101 Edition 1.2.</w:t>
      </w:r>
      <w:commentRangeEnd w:id="371"/>
      <w:r w:rsidR="004C3CAE">
        <w:rPr>
          <w:rStyle w:val="CommentReference"/>
        </w:rPr>
        <w:commentReference w:id="371"/>
      </w:r>
      <w:r>
        <w:t>0.</w:t>
      </w:r>
    </w:p>
    <w:p w14:paraId="3EC35E3D" w14:textId="53FE11B3" w:rsidR="005F0731" w:rsidRDefault="005F0731" w:rsidP="00412A1B">
      <w:pPr>
        <w:spacing w:after="120" w:line="240" w:lineRule="auto"/>
      </w:pPr>
      <w:r>
        <w:t>Figures 4-7 to 4-9 below are intended to assist in understanding how the datasets should be displayed in the system graphics window:</w:t>
      </w:r>
    </w:p>
    <w:p w14:paraId="554F73AB" w14:textId="5EF2D79B" w:rsidR="00E73EDF" w:rsidRPr="004507E0" w:rsidRDefault="00412A1B" w:rsidP="004E2E40">
      <w:pPr>
        <w:keepNext/>
        <w:spacing w:line="240" w:lineRule="auto"/>
        <w:jc w:val="center"/>
      </w:pPr>
      <w:r w:rsidRPr="000A542A">
        <w:rPr>
          <w:noProof/>
          <w:lang w:val="fr-FR" w:eastAsia="fr-FR"/>
        </w:rPr>
        <w:lastRenderedPageBreak/>
        <w:drawing>
          <wp:inline distT="0" distB="0" distL="0" distR="0" wp14:anchorId="2A93CD7C" wp14:editId="503E8DAA">
            <wp:extent cx="5770880" cy="2863850"/>
            <wp:effectExtent l="0" t="0" r="12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80" cy="2863850"/>
                    </a:xfrm>
                    <a:prstGeom prst="rect">
                      <a:avLst/>
                    </a:prstGeom>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commentRangeStart w:id="372"/>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commentRangeEnd w:id="372"/>
      <w:r w:rsidR="004C3CAE">
        <w:rPr>
          <w:rStyle w:val="CommentReference"/>
          <w:b w:val="0"/>
        </w:rPr>
        <w:commentReference w:id="372"/>
      </w:r>
    </w:p>
    <w:p w14:paraId="11491C60" w14:textId="07578F1A" w:rsidR="00E73EDF" w:rsidRPr="00723450" w:rsidRDefault="00412A1B" w:rsidP="00FD2B86">
      <w:pPr>
        <w:keepNext/>
        <w:spacing w:line="240" w:lineRule="auto"/>
        <w:jc w:val="center"/>
      </w:pPr>
      <w:r w:rsidRPr="00082993">
        <w:rPr>
          <w:noProof/>
          <w:lang w:val="fr-FR" w:eastAsia="fr-FR"/>
        </w:rPr>
        <w:drawing>
          <wp:inline distT="0" distB="0" distL="0" distR="0" wp14:anchorId="6A7F9467" wp14:editId="4CE062D5">
            <wp:extent cx="5770880" cy="2874010"/>
            <wp:effectExtent l="0" t="0" r="1270" b="254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0880" cy="2874010"/>
                    </a:xfrm>
                    <a:prstGeom prst="rect">
                      <a:avLst/>
                    </a:prstGeom>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417BECEE" w:rsidR="00E73EDF" w:rsidRPr="00723450" w:rsidRDefault="00412A1B" w:rsidP="00C128E3">
      <w:pPr>
        <w:spacing w:before="120" w:line="240" w:lineRule="auto"/>
        <w:jc w:val="center"/>
      </w:pPr>
      <w:r w:rsidRPr="00AE31B4">
        <w:rPr>
          <w:noProof/>
          <w:lang w:val="fr-FR" w:eastAsia="fr-FR"/>
        </w:rPr>
        <w:lastRenderedPageBreak/>
        <w:drawing>
          <wp:inline distT="0" distB="0" distL="0" distR="0" wp14:anchorId="28EB6B80" wp14:editId="3A2DB4D4">
            <wp:extent cx="5770880" cy="2877820"/>
            <wp:effectExtent l="0" t="0" r="127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0880" cy="2877820"/>
                    </a:xfrm>
                    <a:prstGeom prst="rect">
                      <a:avLst/>
                    </a:prstGeom>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373" w:name="_Toc510784289"/>
      <w:bookmarkStart w:id="374" w:name="_Toc510785438"/>
      <w:bookmarkStart w:id="375" w:name="_Toc439685274"/>
      <w:bookmarkStart w:id="376" w:name="_Toc143083024"/>
      <w:bookmarkEnd w:id="373"/>
      <w:bookmarkEnd w:id="374"/>
      <w:r w:rsidRPr="00284E7D">
        <w:t>Geometry</w:t>
      </w:r>
      <w:bookmarkEnd w:id="336"/>
      <w:bookmarkEnd w:id="337"/>
      <w:bookmarkEnd w:id="375"/>
      <w:bookmarkEnd w:id="37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377" w:name="_Toc439685275"/>
      <w:bookmarkStart w:id="378" w:name="_Toc143083025"/>
      <w:r w:rsidRPr="00284E7D">
        <w:t xml:space="preserve">S-100 </w:t>
      </w:r>
      <w:r w:rsidR="00885BE8">
        <w:t>l</w:t>
      </w:r>
      <w:r w:rsidRPr="00284E7D">
        <w:t xml:space="preserve">evel 3a </w:t>
      </w:r>
      <w:r w:rsidR="00885BE8">
        <w:t>g</w:t>
      </w:r>
      <w:r w:rsidRPr="00284E7D">
        <w:t>eometry</w:t>
      </w:r>
      <w:bookmarkEnd w:id="377"/>
      <w:bookmarkEnd w:id="37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7A802B1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w:t>
      </w:r>
      <w:proofErr w:type="spellStart"/>
      <w:r w:rsidRPr="00284E7D">
        <w:rPr>
          <w:rFonts w:eastAsia="Times New Roman" w:cs="Arial"/>
          <w:lang w:eastAsia="en-GB"/>
        </w:rPr>
        <w:t>self intersect</w:t>
      </w:r>
      <w:proofErr w:type="spellEnd"/>
      <w:proofErr w:type="gramStart"/>
      <w:r w:rsidRPr="00284E7D">
        <w:rPr>
          <w:rFonts w:eastAsia="Times New Roman" w:cs="Arial"/>
          <w:lang w:eastAsia="en-GB"/>
        </w:rPr>
        <w:t xml:space="preserve">. </w:t>
      </w:r>
      <w:r w:rsidR="00656219" w:rsidRPr="00284E7D">
        <w:rPr>
          <w:rFonts w:eastAsia="Times New Roman" w:cs="Arial"/>
          <w:lang w:eastAsia="en-GB"/>
        </w:rPr>
        <w:t xml:space="preserve"> </w:t>
      </w:r>
      <w:proofErr w:type="gramEnd"/>
      <w:r w:rsidRPr="00284E7D">
        <w:rPr>
          <w:rFonts w:eastAsia="Times New Roman" w:cs="Arial"/>
          <w:lang w:eastAsia="en-GB"/>
        </w:rPr>
        <w:t xml:space="preserve">See Figure </w:t>
      </w:r>
      <w:r w:rsidR="00885BE8">
        <w:rPr>
          <w:rFonts w:eastAsia="Times New Roman" w:cs="Arial"/>
          <w:lang w:eastAsia="en-GB"/>
        </w:rPr>
        <w:t>4-</w:t>
      </w:r>
      <w:del w:id="379" w:author="Teh Stand" w:date="2023-06-20T11:28:00Z">
        <w:r w:rsidR="000975C4" w:rsidRPr="00284E7D" w:rsidDel="004C3CAE">
          <w:rPr>
            <w:rFonts w:eastAsia="Times New Roman" w:cs="Arial"/>
            <w:lang w:eastAsia="en-GB"/>
          </w:rPr>
          <w:delText>1</w:delText>
        </w:r>
        <w:r w:rsidR="00546E0E" w:rsidDel="004C3CAE">
          <w:rPr>
            <w:rFonts w:eastAsia="Times New Roman" w:cs="Arial"/>
            <w:lang w:eastAsia="en-GB"/>
          </w:rPr>
          <w:delText>1</w:delText>
        </w:r>
      </w:del>
      <w:ins w:id="380" w:author="Teh Stand" w:date="2023-06-20T11:28:00Z">
        <w:r w:rsidR="004C3CAE" w:rsidRPr="00284E7D">
          <w:rPr>
            <w:rFonts w:eastAsia="Times New Roman" w:cs="Arial"/>
            <w:lang w:eastAsia="en-GB"/>
          </w:rPr>
          <w:t>1</w:t>
        </w:r>
        <w:r w:rsidR="004C3CAE">
          <w:rPr>
            <w:rFonts w:eastAsia="Times New Roman" w:cs="Arial"/>
            <w:lang w:eastAsia="en-GB"/>
          </w:rPr>
          <w:t>0</w:t>
        </w:r>
      </w:ins>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4BDC9380"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del w:id="381" w:author="Teh Stand" w:date="2023-06-20T11:28:00Z">
        <w:r w:rsidR="000975C4" w:rsidRPr="00284E7D" w:rsidDel="004C3CAE">
          <w:rPr>
            <w:rFonts w:eastAsia="Times New Roman" w:cs="Arial"/>
            <w:lang w:eastAsia="en-GB"/>
          </w:rPr>
          <w:delText>1</w:delText>
        </w:r>
        <w:r w:rsidR="00546E0E" w:rsidDel="004C3CAE">
          <w:rPr>
            <w:rFonts w:eastAsia="Times New Roman" w:cs="Arial"/>
            <w:lang w:eastAsia="en-GB"/>
          </w:rPr>
          <w:delText>2</w:delText>
        </w:r>
      </w:del>
      <w:ins w:id="382" w:author="Teh Stand" w:date="2023-06-20T11:28:00Z">
        <w:r w:rsidR="004C3CAE" w:rsidRPr="00284E7D">
          <w:rPr>
            <w:rFonts w:eastAsia="Times New Roman" w:cs="Arial"/>
            <w:lang w:eastAsia="en-GB"/>
          </w:rPr>
          <w:t>1</w:t>
        </w:r>
        <w:r w:rsidR="004C3CAE">
          <w:rPr>
            <w:rFonts w:eastAsia="Times New Roman" w:cs="Arial"/>
            <w:lang w:eastAsia="en-GB"/>
          </w:rPr>
          <w:t>1</w:t>
        </w:r>
      </w:ins>
      <w:r w:rsidRPr="00284E7D">
        <w:rPr>
          <w:rFonts w:eastAsia="Times New Roman" w:cs="Arial"/>
          <w:lang w:eastAsia="en-GB"/>
        </w:rPr>
        <w:t>.</w:t>
      </w:r>
    </w:p>
    <w:p w14:paraId="79039409" w14:textId="00D4032E"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del w:id="383" w:author="Teh Stand" w:date="2023-06-20T11:28:00Z">
        <w:r w:rsidR="000975C4" w:rsidRPr="00284E7D" w:rsidDel="004C3CAE">
          <w:delText>1</w:delText>
        </w:r>
        <w:r w:rsidR="00546E0E" w:rsidDel="004C3CAE">
          <w:delText>3</w:delText>
        </w:r>
      </w:del>
      <w:ins w:id="384" w:author="Teh Stand" w:date="2023-06-20T11:28:00Z">
        <w:r w:rsidR="004C3CAE" w:rsidRPr="00284E7D">
          <w:t>1</w:t>
        </w:r>
        <w:r w:rsidR="004C3CAE">
          <w:t>2</w:t>
        </w:r>
      </w:ins>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292318F2"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Linear geometry is defined by curves which are made of curve segments. Each curve segment contains the geographic coordinates as control points and defines an interpolation method between them. The distance between two consecutive control points must not be less than 0.3 mm at the maximum 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 xml:space="preserve">features encoded using </w:t>
      </w:r>
      <w:proofErr w:type="spellStart"/>
      <w:r w:rsidR="00355017" w:rsidRPr="00284E7D">
        <w:t>GM_Point</w:t>
      </w:r>
      <w:proofErr w:type="spellEnd"/>
      <w:r w:rsidR="00355017" w:rsidRPr="00284E7D">
        <w:t xml:space="preserve"> (point) and</w:t>
      </w:r>
      <w:r w:rsidRPr="00284E7D">
        <w:t xml:space="preserve"> </w:t>
      </w:r>
      <w:proofErr w:type="spellStart"/>
      <w:r w:rsidRPr="00284E7D">
        <w:t>GM_Multipoint</w:t>
      </w:r>
      <w:proofErr w:type="spellEnd"/>
      <w:r w:rsidR="00355017" w:rsidRPr="00284E7D">
        <w:t xml:space="preserve"> (</w:t>
      </w:r>
      <w:proofErr w:type="spellStart"/>
      <w:r w:rsidR="00355017" w:rsidRPr="00284E7D">
        <w:t>pointSet</w:t>
      </w:r>
      <w:proofErr w:type="spellEnd"/>
      <w:r w:rsidR="00355017" w:rsidRPr="00284E7D">
        <w: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6">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7ADF484A"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commentRangeStart w:id="385"/>
      <w:del w:id="386" w:author="Teh Stand" w:date="2023-06-20T11:28:00Z">
        <w:r w:rsidR="000975C4" w:rsidRPr="00C44B4D" w:rsidDel="004C3CAE">
          <w:rPr>
            <w:sz w:val="18"/>
            <w:szCs w:val="18"/>
          </w:rPr>
          <w:delText>1</w:delText>
        </w:r>
        <w:r w:rsidR="00546E0E" w:rsidDel="004C3CAE">
          <w:rPr>
            <w:sz w:val="18"/>
            <w:szCs w:val="18"/>
          </w:rPr>
          <w:delText>1</w:delText>
        </w:r>
        <w:r w:rsidR="000975C4" w:rsidRPr="00C44B4D" w:rsidDel="004C3CAE">
          <w:rPr>
            <w:sz w:val="18"/>
            <w:szCs w:val="18"/>
          </w:rPr>
          <w:delText xml:space="preserve"> </w:delText>
        </w:r>
      </w:del>
      <w:ins w:id="387" w:author="Teh Stand" w:date="2023-06-20T11:28:00Z">
        <w:r w:rsidR="004C3CAE" w:rsidRPr="00C44B4D">
          <w:rPr>
            <w:sz w:val="18"/>
            <w:szCs w:val="18"/>
          </w:rPr>
          <w:t>1</w:t>
        </w:r>
        <w:r w:rsidR="004C3CAE">
          <w:rPr>
            <w:sz w:val="18"/>
            <w:szCs w:val="18"/>
          </w:rPr>
          <w:t>0</w:t>
        </w:r>
      </w:ins>
      <w:commentRangeEnd w:id="385"/>
      <w:ins w:id="388" w:author="Teh Stand" w:date="2023-06-20T11:32:00Z">
        <w:r w:rsidR="006F500C">
          <w:rPr>
            <w:rStyle w:val="CommentReference"/>
            <w:b w:val="0"/>
          </w:rPr>
          <w:commentReference w:id="385"/>
        </w:r>
      </w:ins>
      <w:ins w:id="389" w:author="Teh Stand" w:date="2023-06-20T11:28:00Z">
        <w:r w:rsidR="004C3CAE" w:rsidRPr="00C44B4D">
          <w:rPr>
            <w:sz w:val="18"/>
            <w:szCs w:val="18"/>
          </w:rPr>
          <w:t xml:space="preserve"> </w:t>
        </w:r>
      </w:ins>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commentRangeStart w:id="390"/>
      <w:ins w:id="391" w:author="Teh Stand" w:date="2023-06-20T11:32:00Z">
        <w:r w:rsidR="006F500C">
          <w:rPr>
            <w:sz w:val="18"/>
            <w:szCs w:val="18"/>
          </w:rPr>
          <w:t>s</w:t>
        </w:r>
        <w:commentRangeEnd w:id="390"/>
        <w:r w:rsidR="006F500C">
          <w:rPr>
            <w:rStyle w:val="CommentReference"/>
            <w:b w:val="0"/>
          </w:rPr>
          <w:commentReference w:id="390"/>
        </w:r>
      </w:ins>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3E58C4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392" w:author="Teh Stand" w:date="2023-06-20T11:28:00Z">
        <w:r w:rsidR="000975C4" w:rsidRPr="00C44B4D" w:rsidDel="004C3CAE">
          <w:rPr>
            <w:sz w:val="18"/>
            <w:szCs w:val="18"/>
          </w:rPr>
          <w:delText>1</w:delText>
        </w:r>
        <w:r w:rsidR="00546E0E" w:rsidDel="004C3CAE">
          <w:rPr>
            <w:sz w:val="18"/>
            <w:szCs w:val="18"/>
          </w:rPr>
          <w:delText>2</w:delText>
        </w:r>
        <w:r w:rsidR="000975C4" w:rsidRPr="00C44B4D" w:rsidDel="004C3CAE">
          <w:rPr>
            <w:sz w:val="18"/>
            <w:szCs w:val="18"/>
          </w:rPr>
          <w:delText xml:space="preserve"> </w:delText>
        </w:r>
      </w:del>
      <w:ins w:id="393" w:author="Teh Stand" w:date="2023-06-20T11:28:00Z">
        <w:r w:rsidR="004C3CAE" w:rsidRPr="00C44B4D">
          <w:rPr>
            <w:sz w:val="18"/>
            <w:szCs w:val="18"/>
          </w:rPr>
          <w:t>1</w:t>
        </w:r>
        <w:r w:rsidR="004C3CAE">
          <w:rPr>
            <w:sz w:val="18"/>
            <w:szCs w:val="18"/>
          </w:rPr>
          <w:t>1</w:t>
        </w:r>
        <w:r w:rsidR="004C3CAE" w:rsidRPr="00C44B4D">
          <w:rPr>
            <w:sz w:val="18"/>
            <w:szCs w:val="18"/>
          </w:rPr>
          <w:t xml:space="preserve"> </w:t>
        </w:r>
      </w:ins>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lastRenderedPageBreak/>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2332D1CA"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394" w:author="Teh Stand" w:date="2023-06-20T11:28:00Z">
        <w:r w:rsidR="000975C4" w:rsidRPr="00C44B4D" w:rsidDel="004C3CAE">
          <w:rPr>
            <w:sz w:val="18"/>
            <w:szCs w:val="18"/>
          </w:rPr>
          <w:delText>1</w:delText>
        </w:r>
        <w:r w:rsidR="00546E0E" w:rsidDel="004C3CAE">
          <w:rPr>
            <w:sz w:val="18"/>
            <w:szCs w:val="18"/>
          </w:rPr>
          <w:delText>3</w:delText>
        </w:r>
        <w:r w:rsidR="000975C4" w:rsidRPr="00C44B4D" w:rsidDel="004C3CAE">
          <w:rPr>
            <w:sz w:val="18"/>
            <w:szCs w:val="18"/>
          </w:rPr>
          <w:delText xml:space="preserve"> </w:delText>
        </w:r>
      </w:del>
      <w:ins w:id="395" w:author="Teh Stand" w:date="2023-06-20T11:28:00Z">
        <w:r w:rsidR="004C3CAE" w:rsidRPr="00C44B4D">
          <w:rPr>
            <w:sz w:val="18"/>
            <w:szCs w:val="18"/>
          </w:rPr>
          <w:t>1</w:t>
        </w:r>
        <w:r w:rsidR="004C3CAE">
          <w:rPr>
            <w:sz w:val="18"/>
            <w:szCs w:val="18"/>
          </w:rPr>
          <w:t>2</w:t>
        </w:r>
        <w:r w:rsidR="004C3CAE" w:rsidRPr="00C44B4D">
          <w:rPr>
            <w:sz w:val="18"/>
            <w:szCs w:val="18"/>
          </w:rPr>
          <w:t xml:space="preserve"> </w:t>
        </w:r>
      </w:ins>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rPr>
          <w:ins w:id="396" w:author="Teh Stand" w:date="2023-08-10T11:26:00Z"/>
        </w:rPr>
      </w:pPr>
      <w:bookmarkStart w:id="397" w:name="_Toc439685276"/>
      <w:bookmarkStart w:id="398" w:name="_Toc143083026"/>
      <w:commentRangeStart w:id="399"/>
      <w:ins w:id="400" w:author="Teh Stand" w:date="2023-08-10T11:26:00Z">
        <w:r>
          <w:t>Use of scale properties for feature to geometry relations</w:t>
        </w:r>
        <w:bookmarkEnd w:id="398"/>
      </w:ins>
    </w:p>
    <w:p w14:paraId="299F3009" w14:textId="5606C6D3" w:rsidR="00A87DF5" w:rsidRDefault="00A87DF5" w:rsidP="00A87DF5">
      <w:pPr>
        <w:spacing w:after="120" w:line="240" w:lineRule="auto"/>
        <w:rPr>
          <w:ins w:id="401" w:author="Teh Stand" w:date="2023-08-10T11:27:00Z"/>
        </w:rPr>
      </w:pPr>
      <w:ins w:id="402" w:author="Teh Stand" w:date="2023-08-10T11:27:00Z">
        <w:r>
          <w:t xml:space="preserve">The </w:t>
        </w:r>
      </w:ins>
      <w:ins w:id="403" w:author="Teh Stand" w:date="2023-08-10T11:33:00Z">
        <w:r w:rsidR="00F27F1D">
          <w:t>attributes</w:t>
        </w:r>
      </w:ins>
      <w:ins w:id="404" w:author="Teh Stand" w:date="2023-08-10T11:27:00Z">
        <w:r>
          <w:t xml:space="preserve"> </w:t>
        </w:r>
        <w:proofErr w:type="spellStart"/>
        <w:r w:rsidRPr="00A87DF5">
          <w:rPr>
            <w:i/>
          </w:rPr>
          <w:t>scaleMinimum</w:t>
        </w:r>
        <w:proofErr w:type="spellEnd"/>
        <w:r>
          <w:t xml:space="preserve"> and </w:t>
        </w:r>
        <w:proofErr w:type="spellStart"/>
        <w:r w:rsidRPr="00A87DF5">
          <w:rPr>
            <w:i/>
          </w:rPr>
          <w:t>scaleMaximum</w:t>
        </w:r>
        <w:proofErr w:type="spellEnd"/>
        <w:r>
          <w:t xml:space="preserve"> of</w:t>
        </w:r>
      </w:ins>
      <w:ins w:id="405" w:author="Teh Stand" w:date="2023-08-10T11:33:00Z">
        <w:r w:rsidR="00F27F1D">
          <w:t xml:space="preserve"> class</w:t>
        </w:r>
      </w:ins>
      <w:ins w:id="406" w:author="Teh Stand" w:date="2023-08-10T11:27:00Z">
        <w:r>
          <w:t xml:space="preserve"> S100_GF_SpatialAttributeType </w:t>
        </w:r>
      </w:ins>
      <w:ins w:id="407" w:author="Teh Stand" w:date="2023-08-10T11:33:00Z">
        <w:r w:rsidR="00F27F1D">
          <w:t>are not</w:t>
        </w:r>
      </w:ins>
      <w:ins w:id="408" w:author="Teh Stand" w:date="2023-08-10T11:27:00Z">
        <w:r>
          <w:t xml:space="preserve"> used. Therefore, the encoding must always encode the values ‘Not Appl</w:t>
        </w:r>
      </w:ins>
      <w:ins w:id="409" w:author="Teh Stand" w:date="2023-08-10T11:29:00Z">
        <w:r w:rsidR="00F27F1D">
          <w:t>icable</w:t>
        </w:r>
      </w:ins>
      <w:ins w:id="410" w:author="Teh Stand" w:date="2023-08-10T11:27:00Z">
        <w:r>
          <w:t>’.</w:t>
        </w:r>
      </w:ins>
    </w:p>
    <w:p w14:paraId="452F2217" w14:textId="1370662A" w:rsidR="00A87DF5" w:rsidRPr="00A87DF5" w:rsidRDefault="00F27F1D" w:rsidP="00A87DF5">
      <w:pPr>
        <w:spacing w:after="120" w:line="240" w:lineRule="auto"/>
        <w:rPr>
          <w:ins w:id="411" w:author="Teh Stand" w:date="2023-08-10T11:25:00Z"/>
        </w:rPr>
      </w:pPr>
      <w:ins w:id="412" w:author="Teh Stand" w:date="2023-08-10T11:30:00Z">
        <w:r>
          <w:t>S</w:t>
        </w:r>
      </w:ins>
      <w:ins w:id="413" w:author="Teh Stand" w:date="2023-08-10T11:27:00Z">
        <w:r w:rsidR="00A87DF5">
          <w:t>cale dependent depiction</w:t>
        </w:r>
      </w:ins>
      <w:ins w:id="414" w:author="Teh Stand" w:date="2023-08-10T11:30:00Z">
        <w:r>
          <w:t xml:space="preserve"> </w:t>
        </w:r>
      </w:ins>
      <w:ins w:id="415" w:author="Teh Stand" w:date="2023-08-10T11:34:00Z">
        <w:r w:rsidR="00F31B4D">
          <w:t>f</w:t>
        </w:r>
      </w:ins>
      <w:ins w:id="416" w:author="Teh Stand" w:date="2023-08-10T11:30:00Z">
        <w:r>
          <w:t>or the end user system</w:t>
        </w:r>
      </w:ins>
      <w:ins w:id="417" w:author="Teh Stand" w:date="2023-08-10T11:27:00Z">
        <w:r w:rsidR="00A87DF5">
          <w:t xml:space="preserve"> </w:t>
        </w:r>
      </w:ins>
      <w:ins w:id="418" w:author="Teh Stand" w:date="2023-08-10T11:34:00Z">
        <w:r w:rsidR="00F31B4D">
          <w:t>is</w:t>
        </w:r>
      </w:ins>
      <w:ins w:id="419" w:author="Teh Stand" w:date="2023-08-10T11:27:00Z">
        <w:r w:rsidR="00A87DF5">
          <w:t xml:space="preserve"> controlled by the thematic attribute </w:t>
        </w:r>
      </w:ins>
      <w:ins w:id="420" w:author="Teh Stand" w:date="2023-08-10T11:31:00Z">
        <w:r>
          <w:rPr>
            <w:b/>
          </w:rPr>
          <w:t>scale minimum</w:t>
        </w:r>
      </w:ins>
      <w:ins w:id="421" w:author="Teh Stand" w:date="2023-08-10T11:27:00Z">
        <w:r w:rsidR="00A87DF5">
          <w:t xml:space="preserve"> </w:t>
        </w:r>
      </w:ins>
      <w:ins w:id="422" w:author="Teh Stand" w:date="2023-08-10T11:34:00Z">
        <w:r w:rsidR="00F31B4D">
          <w:t>for the</w:t>
        </w:r>
      </w:ins>
      <w:ins w:id="423" w:author="Teh Stand" w:date="2023-08-10T11:27:00Z">
        <w:r w:rsidR="00A87DF5">
          <w:t xml:space="preserve"> feature type only.</w:t>
        </w:r>
      </w:ins>
      <w:commentRangeEnd w:id="399"/>
      <w:ins w:id="424" w:author="Teh Stand" w:date="2023-08-10T11:36:00Z">
        <w:r w:rsidR="00F31B4D">
          <w:rPr>
            <w:rStyle w:val="CommentReference"/>
          </w:rPr>
          <w:commentReference w:id="399"/>
        </w:r>
      </w:ins>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425" w:name="_Toc143083027"/>
      <w:r w:rsidRPr="00284E7D">
        <w:t>Masking</w:t>
      </w:r>
      <w:bookmarkEnd w:id="397"/>
      <w:bookmarkEnd w:id="425"/>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58DB6199"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del w:id="426" w:author="Teh Stand" w:date="2023-06-20T11:28:00Z">
        <w:r w:rsidR="000975C4" w:rsidRPr="00284E7D" w:rsidDel="006F500C">
          <w:rPr>
            <w:rFonts w:cs="Arial"/>
          </w:rPr>
          <w:delText>1</w:delText>
        </w:r>
        <w:r w:rsidR="00546E0E" w:rsidDel="006F500C">
          <w:rPr>
            <w:rFonts w:cs="Arial"/>
          </w:rPr>
          <w:delText>4</w:delText>
        </w:r>
        <w:r w:rsidR="000975C4" w:rsidRPr="00284E7D" w:rsidDel="006F500C">
          <w:rPr>
            <w:rFonts w:cs="Arial"/>
          </w:rPr>
          <w:delText xml:space="preserve"> </w:delText>
        </w:r>
      </w:del>
      <w:ins w:id="427" w:author="Teh Stand" w:date="2023-06-20T11:28:00Z">
        <w:r w:rsidR="006F500C" w:rsidRPr="00284E7D">
          <w:rPr>
            <w:rFonts w:cs="Arial"/>
          </w:rPr>
          <w:t>1</w:t>
        </w:r>
        <w:r w:rsidR="006F500C">
          <w:rPr>
            <w:rFonts w:cs="Arial"/>
          </w:rPr>
          <w:t>3</w:t>
        </w:r>
        <w:r w:rsidR="006F500C" w:rsidRPr="00284E7D">
          <w:rPr>
            <w:rFonts w:cs="Arial"/>
          </w:rPr>
          <w:t xml:space="preserve"> </w:t>
        </w:r>
      </w:ins>
      <w:r w:rsidRPr="00284E7D">
        <w:rPr>
          <w:rFonts w:cs="Arial"/>
        </w:rPr>
        <w:t xml:space="preserve">is an example without masking and Figure </w:t>
      </w:r>
      <w:r w:rsidR="00275D57">
        <w:rPr>
          <w:rFonts w:cs="Arial"/>
        </w:rPr>
        <w:t>4-</w:t>
      </w:r>
      <w:del w:id="428" w:author="Teh Stand" w:date="2023-06-20T11:28:00Z">
        <w:r w:rsidR="000975C4" w:rsidRPr="00284E7D" w:rsidDel="006F500C">
          <w:rPr>
            <w:rFonts w:cs="Arial"/>
          </w:rPr>
          <w:delText>1</w:delText>
        </w:r>
        <w:r w:rsidR="00546E0E" w:rsidDel="006F500C">
          <w:rPr>
            <w:rFonts w:cs="Arial"/>
          </w:rPr>
          <w:delText>5</w:delText>
        </w:r>
        <w:r w:rsidR="000975C4" w:rsidRPr="00284E7D" w:rsidDel="006F500C">
          <w:rPr>
            <w:rFonts w:cs="Arial"/>
          </w:rPr>
          <w:delText xml:space="preserve"> </w:delText>
        </w:r>
      </w:del>
      <w:ins w:id="429" w:author="Teh Stand" w:date="2023-06-20T11:28:00Z">
        <w:r w:rsidR="006F500C" w:rsidRPr="00284E7D">
          <w:rPr>
            <w:rFonts w:cs="Arial"/>
          </w:rPr>
          <w:t>1</w:t>
        </w:r>
        <w:r w:rsidR="006F500C">
          <w:rPr>
            <w:rFonts w:cs="Arial"/>
          </w:rPr>
          <w:t>4</w:t>
        </w:r>
        <w:r w:rsidR="006F500C" w:rsidRPr="00284E7D">
          <w:rPr>
            <w:rFonts w:cs="Arial"/>
          </w:rPr>
          <w:t xml:space="preserve"> </w:t>
        </w:r>
      </w:ins>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46F90AA3"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430" w:author="Teh Stand" w:date="2023-06-20T11:29:00Z">
        <w:r w:rsidR="000975C4" w:rsidRPr="00C44B4D" w:rsidDel="006F500C">
          <w:rPr>
            <w:sz w:val="18"/>
            <w:szCs w:val="18"/>
          </w:rPr>
          <w:delText>1</w:delText>
        </w:r>
        <w:r w:rsidR="00546E0E" w:rsidDel="006F500C">
          <w:rPr>
            <w:sz w:val="18"/>
            <w:szCs w:val="18"/>
          </w:rPr>
          <w:delText>4</w:delText>
        </w:r>
        <w:r w:rsidR="000975C4" w:rsidRPr="00C44B4D" w:rsidDel="006F500C">
          <w:rPr>
            <w:sz w:val="18"/>
            <w:szCs w:val="18"/>
          </w:rPr>
          <w:delText xml:space="preserve"> </w:delText>
        </w:r>
      </w:del>
      <w:ins w:id="431" w:author="Teh Stand" w:date="2023-06-20T11:29:00Z">
        <w:r w:rsidR="006F500C" w:rsidRPr="00C44B4D">
          <w:rPr>
            <w:sz w:val="18"/>
            <w:szCs w:val="18"/>
          </w:rPr>
          <w:t>1</w:t>
        </w:r>
        <w:r w:rsidR="006F500C">
          <w:rPr>
            <w:sz w:val="18"/>
            <w:szCs w:val="18"/>
          </w:rPr>
          <w:t>3</w:t>
        </w:r>
        <w:r w:rsidR="006F500C" w:rsidRPr="00C44B4D">
          <w:rPr>
            <w:sz w:val="18"/>
            <w:szCs w:val="18"/>
          </w:rPr>
          <w:t xml:space="preserve"> </w:t>
        </w:r>
      </w:ins>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432" w:name="_Toc225648316"/>
      <w:bookmarkStart w:id="433" w:name="_Toc225065173"/>
    </w:p>
    <w:p w14:paraId="67914FE2" w14:textId="014DB0B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434" w:author="Teh Stand" w:date="2023-06-20T11:29:00Z">
        <w:r w:rsidR="000975C4" w:rsidRPr="00C44B4D" w:rsidDel="006F500C">
          <w:rPr>
            <w:sz w:val="18"/>
            <w:szCs w:val="18"/>
          </w:rPr>
          <w:delText>1</w:delText>
        </w:r>
        <w:r w:rsidR="00546E0E" w:rsidDel="006F500C">
          <w:rPr>
            <w:sz w:val="18"/>
            <w:szCs w:val="18"/>
          </w:rPr>
          <w:delText>5</w:delText>
        </w:r>
        <w:r w:rsidR="000975C4" w:rsidRPr="00C44B4D" w:rsidDel="006F500C">
          <w:rPr>
            <w:sz w:val="18"/>
            <w:szCs w:val="18"/>
          </w:rPr>
          <w:delText xml:space="preserve"> </w:delText>
        </w:r>
      </w:del>
      <w:ins w:id="435" w:author="Teh Stand" w:date="2023-06-20T11:29:00Z">
        <w:r w:rsidR="006F500C" w:rsidRPr="00C44B4D">
          <w:rPr>
            <w:sz w:val="18"/>
            <w:szCs w:val="18"/>
          </w:rPr>
          <w:t>1</w:t>
        </w:r>
        <w:r w:rsidR="006F500C">
          <w:rPr>
            <w:sz w:val="18"/>
            <w:szCs w:val="18"/>
          </w:rPr>
          <w:t>4</w:t>
        </w:r>
        <w:r w:rsidR="006F500C" w:rsidRPr="00C44B4D">
          <w:rPr>
            <w:sz w:val="18"/>
            <w:szCs w:val="18"/>
          </w:rPr>
          <w:t xml:space="preserve"> </w:t>
        </w:r>
      </w:ins>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436" w:name="_Toc439685277"/>
      <w:bookmarkStart w:id="437" w:name="_Toc143083028"/>
      <w:r w:rsidRPr="00C44B4D">
        <w:t>Coordinate Reference Systems (CRS)</w:t>
      </w:r>
      <w:bookmarkEnd w:id="432"/>
      <w:bookmarkEnd w:id="433"/>
      <w:bookmarkEnd w:id="436"/>
      <w:bookmarkEnd w:id="437"/>
    </w:p>
    <w:p w14:paraId="27A18142" w14:textId="77777777" w:rsidR="00E73EDF" w:rsidRPr="00284E7D" w:rsidRDefault="007653F1" w:rsidP="00940AF0">
      <w:pPr>
        <w:pStyle w:val="Heading2"/>
        <w:tabs>
          <w:tab w:val="clear" w:pos="540"/>
        </w:tabs>
        <w:spacing w:before="120" w:after="200" w:line="240" w:lineRule="auto"/>
        <w:ind w:left="709" w:hanging="709"/>
      </w:pPr>
      <w:bookmarkStart w:id="438" w:name="_Toc439685278"/>
      <w:bookmarkStart w:id="439" w:name="_Toc225065174"/>
      <w:bookmarkStart w:id="440" w:name="_Toc225648317"/>
      <w:bookmarkStart w:id="441" w:name="_Toc143083029"/>
      <w:r w:rsidRPr="00284E7D">
        <w:t>Introduction</w:t>
      </w:r>
      <w:bookmarkEnd w:id="438"/>
      <w:bookmarkEnd w:id="439"/>
      <w:bookmarkEnd w:id="440"/>
      <w:bookmarkEnd w:id="441"/>
      <w:r w:rsidRPr="00284E7D">
        <w:t xml:space="preserve"> </w:t>
      </w:r>
    </w:p>
    <w:p w14:paraId="79E89173" w14:textId="18BF7194" w:rsidR="00E73EDF" w:rsidRDefault="007653F1" w:rsidP="00940AF0">
      <w:pPr>
        <w:spacing w:after="120" w:line="240" w:lineRule="auto"/>
        <w:rPr>
          <w:rFonts w:cs="Arial"/>
          <w:lang w:eastAsia="en-GB"/>
        </w:rPr>
      </w:pPr>
      <w:bookmarkStart w:id="442" w:name="_Toc225648318"/>
      <w:bookmarkStart w:id="443"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444" w:name="_Toc439685279"/>
      <w:bookmarkStart w:id="445" w:name="_Toc143083030"/>
      <w:r w:rsidRPr="00284E7D">
        <w:t xml:space="preserve">Horizontal </w:t>
      </w:r>
      <w:bookmarkEnd w:id="442"/>
      <w:bookmarkEnd w:id="443"/>
      <w:r w:rsidRPr="00284E7D">
        <w:t>Coordinate Reference System</w:t>
      </w:r>
      <w:bookmarkEnd w:id="444"/>
      <w:bookmarkEnd w:id="445"/>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446" w:name="_Toc225065177"/>
      <w:bookmarkStart w:id="447"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w:t>
      </w:r>
      <w:proofErr w:type="gramStart"/>
      <w:r w:rsidRPr="00284E7D">
        <w:rPr>
          <w:rFonts w:eastAsia="Times New Roman" w:cs="Arial"/>
          <w:lang w:eastAsia="en-GB"/>
        </w:rPr>
        <w:t xml:space="preserve">.  </w:t>
      </w:r>
      <w:proofErr w:type="gramEnd"/>
      <w:r w:rsidRPr="00284E7D">
        <w:rPr>
          <w:rFonts w:eastAsia="Times New Roman" w:cs="Arial"/>
          <w:lang w:eastAsia="en-GB"/>
        </w:rPr>
        <w:t>The full reference to EPSG</w:t>
      </w:r>
      <w:proofErr w:type="gramStart"/>
      <w:r w:rsidRPr="00284E7D">
        <w:rPr>
          <w:rFonts w:eastAsia="Times New Roman" w:cs="Arial"/>
          <w:lang w:eastAsia="en-GB"/>
        </w:rPr>
        <w:t>:4326</w:t>
      </w:r>
      <w:proofErr w:type="gramEnd"/>
      <w:r w:rsidRPr="00284E7D">
        <w:rPr>
          <w:rFonts w:eastAsia="Times New Roman" w:cs="Arial"/>
          <w:lang w:eastAsia="en-GB"/>
        </w:rPr>
        <w:t xml:space="preserve"> can be </w:t>
      </w:r>
      <w:r>
        <w:rPr>
          <w:rFonts w:eastAsia="Times New Roman" w:cs="Arial"/>
          <w:lang w:eastAsia="en-GB"/>
        </w:rPr>
        <w:t xml:space="preserve">found at </w:t>
      </w:r>
      <w:hyperlink r:id="rId41"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448" w:name="_Toc288812326"/>
      <w:bookmarkStart w:id="449" w:name="_Toc288810279"/>
      <w:r w:rsidRPr="00284E7D">
        <w:t>EPSG</w:t>
      </w:r>
      <w:proofErr w:type="gramStart"/>
      <w:r w:rsidRPr="00284E7D">
        <w:t>:4326</w:t>
      </w:r>
      <w:proofErr w:type="gramEnd"/>
      <w:r w:rsidRPr="00284E7D">
        <w:t xml:space="preserve"> (WGS84)</w:t>
      </w:r>
    </w:p>
    <w:p w14:paraId="6F665F8B" w14:textId="0E3FE03F" w:rsidR="00E73EDF" w:rsidRPr="00284E7D" w:rsidRDefault="007653F1" w:rsidP="00940AF0">
      <w:pPr>
        <w:spacing w:after="60" w:line="240" w:lineRule="auto"/>
        <w:ind w:left="4111" w:hanging="4111"/>
      </w:pPr>
      <w:bookmarkStart w:id="450" w:name="_Toc288810277"/>
      <w:bookmarkStart w:id="451" w:name="_Toc288812324"/>
      <w:r w:rsidRPr="00284E7D">
        <w:rPr>
          <w:b/>
        </w:rPr>
        <w:t xml:space="preserve">Projection: </w:t>
      </w:r>
      <w:r w:rsidRPr="00284E7D">
        <w:rPr>
          <w:b/>
        </w:rPr>
        <w:tab/>
      </w:r>
      <w:bookmarkEnd w:id="450"/>
      <w:bookmarkEnd w:id="451"/>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448"/>
      <w:bookmarkEnd w:id="449"/>
    </w:p>
    <w:p w14:paraId="64CCC978" w14:textId="3F7DF304" w:rsidR="00E73EDF" w:rsidRDefault="007653F1" w:rsidP="00940AF0">
      <w:pPr>
        <w:spacing w:after="60" w:line="240" w:lineRule="auto"/>
        <w:ind w:left="4111" w:hanging="4111"/>
      </w:pPr>
      <w:bookmarkStart w:id="452" w:name="_Toc288812327"/>
      <w:bookmarkStart w:id="453"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2" w:history="1">
        <w:r>
          <w:rPr>
            <w:rStyle w:val="Hyperlink"/>
            <w:lang w:val="en-US"/>
          </w:rPr>
          <w:t xml:space="preserve">EPSG Geodetic Parameter </w:t>
        </w:r>
        <w:bookmarkEnd w:id="452"/>
        <w:bookmarkEnd w:id="453"/>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454" w:name="_Toc288812329"/>
      <w:bookmarkStart w:id="455" w:name="_Toc288810282"/>
      <w:r w:rsidRPr="004A70BB">
        <w:rPr>
          <w:b/>
        </w:rPr>
        <w:t>Date type (according to ISO 19115):</w:t>
      </w:r>
      <w:r w:rsidRPr="004A70BB">
        <w:t xml:space="preserve">  </w:t>
      </w:r>
      <w:r w:rsidRPr="004A70BB">
        <w:tab/>
      </w:r>
      <w:bookmarkEnd w:id="454"/>
      <w:bookmarkEnd w:id="455"/>
      <w:r w:rsidRPr="004A70BB">
        <w:t>002- publication</w:t>
      </w:r>
    </w:p>
    <w:p w14:paraId="3A49E48D" w14:textId="7E593232" w:rsidR="00940AF0" w:rsidRDefault="007653F1" w:rsidP="00940AF0">
      <w:pPr>
        <w:spacing w:after="60" w:line="240" w:lineRule="auto"/>
        <w:ind w:left="4111" w:hanging="4111"/>
      </w:pPr>
      <w:bookmarkStart w:id="456" w:name="_Toc288812330"/>
      <w:bookmarkStart w:id="457" w:name="_Toc288810283"/>
      <w:r w:rsidRPr="004A70BB">
        <w:rPr>
          <w:b/>
        </w:rPr>
        <w:t>Responsible party:</w:t>
      </w:r>
      <w:r w:rsidR="00940AF0">
        <w:t xml:space="preserve">  </w:t>
      </w:r>
      <w:r w:rsidR="00940AF0">
        <w:tab/>
      </w:r>
      <w:r w:rsidRPr="004A70BB">
        <w:t>International Organisation of Oil and Gas Producers</w:t>
      </w:r>
      <w:bookmarkEnd w:id="456"/>
      <w:bookmarkEnd w:id="457"/>
      <w:r w:rsidRPr="004A70BB">
        <w:t xml:space="preserve"> (</w:t>
      </w:r>
      <w:r w:rsidR="0025683E" w:rsidRPr="004A70BB">
        <w:t>I</w:t>
      </w:r>
      <w:bookmarkStart w:id="458" w:name="_Toc288810284"/>
      <w:bookmarkStart w:id="459"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458"/>
      <w:bookmarkEnd w:id="459"/>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460" w:name="_Toc439685280"/>
      <w:bookmarkStart w:id="461" w:name="_Toc143083031"/>
      <w:r w:rsidRPr="004A70BB">
        <w:t xml:space="preserve">Vertical </w:t>
      </w:r>
      <w:bookmarkEnd w:id="446"/>
      <w:bookmarkEnd w:id="447"/>
      <w:r w:rsidRPr="004A70BB">
        <w:t>CRS for Soundings</w:t>
      </w:r>
      <w:bookmarkEnd w:id="460"/>
      <w:bookmarkEnd w:id="461"/>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w:t>
      </w:r>
      <w:proofErr w:type="spellStart"/>
      <w:r w:rsidRPr="004A70BB">
        <w:rPr>
          <w:rFonts w:cs="Arial"/>
        </w:rPr>
        <w:t>Datums</w:t>
      </w:r>
      <w:proofErr w:type="spellEnd"/>
      <w:r w:rsidRPr="004A70BB">
        <w:rPr>
          <w:rFonts w:cs="Arial"/>
        </w:rPr>
        <w:t xml:space="preserve">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w:t>
      </w:r>
      <w:r w:rsidRPr="004A70BB">
        <w:rPr>
          <w:rFonts w:ascii="Arial" w:eastAsia="MS Mincho" w:hAnsi="Arial" w:cs="Arial"/>
          <w:lang w:eastAsia="ja-JP"/>
        </w:rPr>
        <w:lastRenderedPageBreak/>
        <w:t xml:space="preserve">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Axis Unit of Measure (4 = </w:t>
            </w:r>
            <w:proofErr w:type="spellStart"/>
            <w:r w:rsidRPr="00BE7F49">
              <w:rPr>
                <w:rFonts w:cs="Arial"/>
                <w:snapToGrid w:val="0"/>
                <w:sz w:val="18"/>
                <w:szCs w:val="18"/>
                <w:lang w:val="en-US" w:eastAsia="en-US"/>
              </w:rPr>
              <w:t>Metres</w:t>
            </w:r>
            <w:proofErr w:type="spellEnd"/>
            <w:r w:rsidRPr="00BE7F49">
              <w:rPr>
                <w:rFonts w:cs="Arial"/>
                <w:snapToGrid w:val="0"/>
                <w:sz w:val="18"/>
                <w:szCs w:val="18"/>
                <w:lang w:val="en-US" w:eastAsia="en-US"/>
              </w:rPr>
              <w:t>)</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lastRenderedPageBreak/>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 xml:space="preserve">Axis Unit of Measure (4 = </w:t>
            </w:r>
            <w:proofErr w:type="spellStart"/>
            <w:r w:rsidRPr="00FC2543">
              <w:rPr>
                <w:rFonts w:cs="Arial"/>
                <w:snapToGrid w:val="0"/>
                <w:sz w:val="18"/>
                <w:szCs w:val="18"/>
                <w:lang w:val="en-US" w:eastAsia="en-US"/>
              </w:rPr>
              <w:t>Metres</w:t>
            </w:r>
            <w:proofErr w:type="spellEnd"/>
            <w:r w:rsidRPr="00FC2543">
              <w:rPr>
                <w:rFonts w:cs="Arial"/>
                <w:snapToGrid w:val="0"/>
                <w:sz w:val="18"/>
                <w:szCs w:val="18"/>
                <w:lang w:val="en-US" w:eastAsia="en-US"/>
              </w:rPr>
              <w:t>)</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462" w:name="_Toc517858859"/>
      <w:bookmarkStart w:id="463" w:name="_Toc519859099"/>
      <w:bookmarkStart w:id="464" w:name="_Toc521495143"/>
      <w:bookmarkStart w:id="465" w:name="_Toc527117756"/>
      <w:bookmarkStart w:id="466" w:name="_Toc527620283"/>
      <w:bookmarkStart w:id="467" w:name="_Toc529974525"/>
      <w:bookmarkStart w:id="468" w:name="_Toc225648327"/>
      <w:bookmarkStart w:id="469" w:name="_Toc439685281"/>
      <w:bookmarkStart w:id="470" w:name="_Toc225065184"/>
      <w:bookmarkStart w:id="471" w:name="_Toc143083032"/>
      <w:bookmarkEnd w:id="462"/>
      <w:bookmarkEnd w:id="463"/>
      <w:bookmarkEnd w:id="464"/>
      <w:bookmarkEnd w:id="465"/>
      <w:bookmarkEnd w:id="466"/>
      <w:bookmarkEnd w:id="467"/>
      <w:commentRangeStart w:id="472"/>
      <w:r w:rsidRPr="004A70BB">
        <w:t>Data Quality</w:t>
      </w:r>
      <w:bookmarkEnd w:id="468"/>
      <w:bookmarkEnd w:id="469"/>
      <w:bookmarkEnd w:id="470"/>
      <w:commentRangeEnd w:id="472"/>
      <w:r w:rsidR="00CC70CC">
        <w:rPr>
          <w:rStyle w:val="CommentReference"/>
          <w:b w:val="0"/>
          <w:bCs w:val="0"/>
        </w:rPr>
        <w:commentReference w:id="472"/>
      </w:r>
      <w:bookmarkEnd w:id="471"/>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473" w:name="_Toc439685282"/>
      <w:bookmarkStart w:id="474" w:name="_Toc225648328"/>
      <w:bookmarkStart w:id="475" w:name="_Toc225065185"/>
      <w:bookmarkStart w:id="476" w:name="_Toc8629844"/>
      <w:bookmarkStart w:id="477" w:name="_Toc422735435"/>
      <w:bookmarkStart w:id="478" w:name="_Toc8629976"/>
      <w:bookmarkStart w:id="479" w:name="_Toc19077363"/>
      <w:bookmarkStart w:id="480" w:name="_Toc191284893"/>
      <w:bookmarkStart w:id="481" w:name="_Toc143083033"/>
      <w:r w:rsidRPr="004A70BB">
        <w:t>Introduction</w:t>
      </w:r>
      <w:bookmarkEnd w:id="473"/>
      <w:bookmarkEnd w:id="48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lastRenderedPageBreak/>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24571E86" w:rsidR="00E73EDF" w:rsidRDefault="00793F40" w:rsidP="00F42AB4">
      <w:pPr>
        <w:spacing w:after="120" w:line="240" w:lineRule="auto"/>
        <w:rPr>
          <w:ins w:id="482" w:author="Teh Stand" w:date="2023-08-14T10:36:00Z"/>
        </w:rPr>
      </w:pPr>
      <w:r w:rsidRPr="00F74A0D">
        <w:t>F</w:t>
      </w:r>
      <w:r w:rsidR="007653F1" w:rsidRPr="00F74A0D">
        <w:t xml:space="preserve">or S-101 </w:t>
      </w:r>
      <w:r w:rsidRPr="00F74A0D">
        <w:t xml:space="preserve">data quality </w:t>
      </w:r>
      <w:r w:rsidR="007653F1" w:rsidRPr="00F74A0D">
        <w:t>is divided into two parts – data compliance</w:t>
      </w:r>
      <w:r w:rsidR="00513327" w:rsidRPr="00F74A0D">
        <w:t>, usability</w:t>
      </w:r>
      <w:r w:rsidR="007653F1" w:rsidRPr="00F74A0D">
        <w:t xml:space="preserve"> and integrity against all requirements of S-101; and bathymetric data quality.  </w:t>
      </w:r>
    </w:p>
    <w:p w14:paraId="293E9F0A" w14:textId="77777777" w:rsidR="008C5E4B" w:rsidRDefault="008C5E4B" w:rsidP="00F42AB4">
      <w:pPr>
        <w:spacing w:after="120" w:line="240" w:lineRule="auto"/>
        <w:rPr>
          <w:ins w:id="483" w:author="Teh Stand" w:date="2023-08-14T10:37:00Z"/>
        </w:rPr>
      </w:pPr>
    </w:p>
    <w:p w14:paraId="5D90DE05" w14:textId="35341CCD" w:rsidR="008C5E4B" w:rsidRPr="004A70BB" w:rsidRDefault="008C5E4B" w:rsidP="008C5E4B">
      <w:pPr>
        <w:pStyle w:val="Heading2"/>
        <w:tabs>
          <w:tab w:val="clear" w:pos="540"/>
        </w:tabs>
        <w:spacing w:before="120" w:after="200" w:line="240" w:lineRule="auto"/>
        <w:ind w:left="709" w:hanging="709"/>
        <w:rPr>
          <w:ins w:id="484" w:author="Teh Stand" w:date="2023-08-14T10:37:00Z"/>
        </w:rPr>
      </w:pPr>
      <w:bookmarkStart w:id="485" w:name="_Toc143083034"/>
      <w:ins w:id="486" w:author="Teh Stand" w:date="2023-08-14T10:38:00Z">
        <w:r w:rsidRPr="008C5E4B">
          <w:t>Completeness</w:t>
        </w:r>
      </w:ins>
      <w:bookmarkEnd w:id="485"/>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rPr>
          <w:ins w:id="487" w:author="Teh Stand" w:date="2023-08-14T10:37:00Z"/>
        </w:rPr>
      </w:pPr>
      <w:bookmarkStart w:id="488" w:name="_Toc143083035"/>
      <w:ins w:id="489" w:author="Teh Stand" w:date="2023-08-14T10:38:00Z">
        <w:r w:rsidRPr="00107E61">
          <w:t>Commission</w:t>
        </w:r>
      </w:ins>
      <w:bookmarkEnd w:id="488"/>
    </w:p>
    <w:p w14:paraId="4B76B108" w14:textId="441583C2" w:rsidR="007F395B" w:rsidRPr="00546C86" w:rsidRDefault="007F395B" w:rsidP="007F395B">
      <w:pPr>
        <w:pStyle w:val="ParagraphText"/>
        <w:spacing w:after="120"/>
        <w:jc w:val="both"/>
        <w:rPr>
          <w:ins w:id="490" w:author="Teh Stand" w:date="2023-08-14T12:09:00Z"/>
          <w:rFonts w:eastAsiaTheme="minorEastAsia" w:cs="Arial"/>
          <w:color w:val="auto"/>
          <w:szCs w:val="20"/>
          <w:lang w:eastAsia="zh-CN"/>
        </w:rPr>
      </w:pPr>
      <w:ins w:id="491" w:author="Teh Stand" w:date="2023-08-14T12:09:00Z">
        <w:r w:rsidRPr="00546C86">
          <w:rPr>
            <w:rFonts w:cs="Arial"/>
            <w:color w:val="auto"/>
            <w:szCs w:val="20"/>
          </w:rPr>
          <w:t xml:space="preserve">Commission is applicable for </w:t>
        </w:r>
      </w:ins>
      <w:ins w:id="492" w:author="Teh Stand" w:date="2023-08-16T09:35:00Z">
        <w:r w:rsidR="00633C1F" w:rsidRPr="00546C86">
          <w:rPr>
            <w:rFonts w:cs="Arial"/>
            <w:color w:val="auto"/>
            <w:szCs w:val="20"/>
          </w:rPr>
          <w:t>S-101</w:t>
        </w:r>
      </w:ins>
      <w:ins w:id="493" w:author="Teh Stand" w:date="2023-08-14T12:09:00Z">
        <w:r w:rsidRPr="00546C86">
          <w:rPr>
            <w:rFonts w:cs="Arial"/>
            <w:color w:val="auto"/>
            <w:szCs w:val="20"/>
          </w:rPr>
          <w:t>.</w:t>
        </w:r>
      </w:ins>
    </w:p>
    <w:p w14:paraId="742C0E97" w14:textId="11A4DF68" w:rsidR="007F395B" w:rsidRPr="00546C86" w:rsidRDefault="00633C1F" w:rsidP="00633C1F">
      <w:pPr>
        <w:pStyle w:val="ParagraphText"/>
        <w:spacing w:after="120"/>
        <w:jc w:val="both"/>
        <w:rPr>
          <w:ins w:id="494" w:author="Teh Stand" w:date="2023-08-14T12:09:00Z"/>
          <w:rFonts w:eastAsiaTheme="minorEastAsia" w:cs="Arial"/>
          <w:color w:val="auto"/>
          <w:szCs w:val="20"/>
          <w:lang w:eastAsia="zh-CN"/>
        </w:rPr>
      </w:pPr>
      <w:ins w:id="495" w:author="Teh Stand" w:date="2023-08-16T09:35:00Z">
        <w:r w:rsidRPr="00546C86">
          <w:rPr>
            <w:rFonts w:cs="Arial"/>
            <w:color w:val="auto"/>
            <w:szCs w:val="20"/>
          </w:rPr>
          <w:t>S-101</w:t>
        </w:r>
      </w:ins>
      <w:ins w:id="496" w:author="Teh Stand" w:date="2023-08-14T12:09:00Z">
        <w:r w:rsidR="007F395B" w:rsidRPr="00546C86">
          <w:rPr>
            <w:rFonts w:cs="Arial"/>
            <w:color w:val="auto"/>
            <w:szCs w:val="20"/>
          </w:rPr>
          <w:t xml:space="preserve"> products must be tested with commission checks prior to release by the Data Producer. The Data Producer must review the check results and address any issues to ensure sufficient quality of the data products. The checks are listed in Annex </w:t>
        </w:r>
      </w:ins>
      <w:ins w:id="497" w:author="Teh Stand" w:date="2023-08-16T09:37:00Z">
        <w:r w:rsidRPr="00546C86">
          <w:rPr>
            <w:rFonts w:cs="Arial"/>
            <w:color w:val="auto"/>
            <w:szCs w:val="20"/>
          </w:rPr>
          <w:t>C</w:t>
        </w:r>
      </w:ins>
      <w:ins w:id="498" w:author="Teh Stand" w:date="2023-08-14T12:09:00Z">
        <w:r w:rsidR="007F395B" w:rsidRPr="00546C86">
          <w:rPr>
            <w:rFonts w:cs="Arial"/>
            <w:color w:val="auto"/>
            <w:szCs w:val="20"/>
          </w:rPr>
          <w:t>. Data should only be published if it passes the test</w:t>
        </w:r>
        <w:r w:rsidR="007F395B" w:rsidRPr="00546C86">
          <w:rPr>
            <w:rFonts w:eastAsiaTheme="minorEastAsia" w:cs="Arial"/>
            <w:color w:val="auto"/>
            <w:szCs w:val="20"/>
            <w:lang w:eastAsia="zh-CN"/>
          </w:rPr>
          <w:t xml:space="preserve">. </w:t>
        </w:r>
        <w:bookmarkStart w:id="499" w:name="OLE_LINK2"/>
      </w:ins>
    </w:p>
    <w:p w14:paraId="5938BA0E" w14:textId="12F51E56" w:rsidR="007F395B" w:rsidRPr="00546C86" w:rsidRDefault="007F395B" w:rsidP="007F395B">
      <w:pPr>
        <w:pStyle w:val="ParagraphText"/>
        <w:spacing w:after="120"/>
        <w:jc w:val="both"/>
        <w:rPr>
          <w:ins w:id="500" w:author="Teh Stand" w:date="2023-08-14T12:09:00Z"/>
          <w:rFonts w:cs="Arial"/>
          <w:color w:val="auto"/>
          <w:szCs w:val="20"/>
        </w:rPr>
      </w:pPr>
      <w:bookmarkStart w:id="501" w:name="OLE_LINK3"/>
      <w:ins w:id="502" w:author="Teh Stand" w:date="2023-08-14T12:09:00Z">
        <w:r w:rsidRPr="00546C86">
          <w:rPr>
            <w:rFonts w:eastAsiaTheme="minorEastAsia" w:cs="Arial"/>
            <w:color w:val="auto"/>
            <w:szCs w:val="20"/>
            <w:lang w:eastAsia="zh-CN"/>
          </w:rPr>
          <w:t xml:space="preserve">In terms of </w:t>
        </w:r>
        <w:r w:rsidRPr="00546C86">
          <w:rPr>
            <w:rFonts w:cs="Arial"/>
            <w:color w:val="auto"/>
            <w:szCs w:val="20"/>
          </w:rPr>
          <w:t>commission</w:t>
        </w:r>
        <w:r w:rsidRPr="00546C86">
          <w:rPr>
            <w:rFonts w:eastAsiaTheme="minorEastAsia" w:cs="Arial"/>
            <w:color w:val="auto"/>
            <w:szCs w:val="20"/>
            <w:lang w:eastAsia="zh-CN"/>
          </w:rPr>
          <w:t xml:space="preserve">, </w:t>
        </w:r>
      </w:ins>
      <w:ins w:id="503" w:author="Teh Stand" w:date="2023-08-16T09:39:00Z">
        <w:r w:rsidR="00546C86" w:rsidRPr="00546C86">
          <w:rPr>
            <w:rFonts w:cs="Arial"/>
            <w:color w:val="auto"/>
            <w:szCs w:val="20"/>
          </w:rPr>
          <w:t>S-101</w:t>
        </w:r>
      </w:ins>
      <w:ins w:id="504" w:author="Teh Stand" w:date="2023-08-14T12:09:00Z">
        <w:r w:rsidRPr="00546C86">
          <w:rPr>
            <w:rFonts w:cs="Arial"/>
            <w:color w:val="auto"/>
            <w:szCs w:val="20"/>
          </w:rPr>
          <w:t xml:space="preserve"> products</w:t>
        </w:r>
        <w:r w:rsidRPr="00546C86">
          <w:rPr>
            <w:rFonts w:eastAsiaTheme="minorEastAsia" w:cs="Arial"/>
            <w:color w:val="auto"/>
            <w:szCs w:val="20"/>
            <w:lang w:eastAsia="zh-CN"/>
          </w:rPr>
          <w:t xml:space="preserve"> must at least </w:t>
        </w:r>
        <w:r w:rsidRPr="00546C86">
          <w:rPr>
            <w:rFonts w:cs="Arial"/>
            <w:color w:val="auto"/>
            <w:szCs w:val="20"/>
          </w:rPr>
          <w:t xml:space="preserve">populate </w:t>
        </w:r>
        <w:proofErr w:type="spellStart"/>
        <w:r w:rsidRPr="00546C86">
          <w:rPr>
            <w:rFonts w:cs="Arial"/>
            <w:color w:val="auto"/>
            <w:szCs w:val="20"/>
          </w:rPr>
          <w:t>numberOfExcessItems</w:t>
        </w:r>
        <w:proofErr w:type="spellEnd"/>
        <w:r w:rsidRPr="00546C86">
          <w:rPr>
            <w:rFonts w:cs="Arial"/>
            <w:color w:val="auto"/>
            <w:szCs w:val="20"/>
          </w:rPr>
          <w:t xml:space="preserve"> that indicates the number of items that should not have been present in the dataset, and </w:t>
        </w:r>
        <w:proofErr w:type="spellStart"/>
        <w:r w:rsidRPr="00546C86">
          <w:rPr>
            <w:rFonts w:cs="Arial"/>
            <w:color w:val="auto"/>
            <w:szCs w:val="20"/>
          </w:rPr>
          <w:t>numberOfDuplicateFeatureInstances</w:t>
        </w:r>
        <w:proofErr w:type="spellEnd"/>
        <w:r w:rsidRPr="00546C86">
          <w:rPr>
            <w:rFonts w:cs="Arial"/>
            <w:color w:val="auto"/>
            <w:szCs w:val="20"/>
          </w:rPr>
          <w:t xml:space="preserve"> that indicates the total number of exact duplications of feature instances within the data.</w:t>
        </w:r>
      </w:ins>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rPr>
          <w:ins w:id="505" w:author="Teh Stand" w:date="2023-08-14T11:19:00Z"/>
        </w:rPr>
      </w:pPr>
      <w:bookmarkStart w:id="506" w:name="_Toc143083036"/>
      <w:bookmarkEnd w:id="499"/>
      <w:bookmarkEnd w:id="501"/>
      <w:ins w:id="507" w:author="Teh Stand" w:date="2023-08-14T11:19:00Z">
        <w:r w:rsidRPr="00AB2995">
          <w:t>Omission</w:t>
        </w:r>
        <w:bookmarkEnd w:id="506"/>
      </w:ins>
    </w:p>
    <w:p w14:paraId="73B4050D" w14:textId="489E04A0" w:rsidR="007F395B" w:rsidRPr="00546C86" w:rsidRDefault="007F395B" w:rsidP="007F395B">
      <w:pPr>
        <w:pStyle w:val="ParagraphText"/>
        <w:spacing w:after="120"/>
        <w:jc w:val="both"/>
        <w:rPr>
          <w:ins w:id="508" w:author="Teh Stand" w:date="2023-08-14T12:09:00Z"/>
          <w:rFonts w:eastAsiaTheme="minorEastAsia" w:cs="Arial"/>
          <w:color w:val="auto"/>
          <w:szCs w:val="20"/>
          <w:lang w:eastAsia="zh-CN"/>
        </w:rPr>
      </w:pPr>
      <w:ins w:id="509" w:author="Teh Stand" w:date="2023-08-14T12:09:00Z">
        <w:r w:rsidRPr="00546C86">
          <w:rPr>
            <w:rFonts w:eastAsiaTheme="minorEastAsia" w:cs="Arial"/>
            <w:color w:val="auto"/>
            <w:szCs w:val="20"/>
            <w:lang w:eastAsia="zh-CN"/>
          </w:rPr>
          <w:t>Omission</w:t>
        </w:r>
        <w:r w:rsidRPr="00546C86">
          <w:rPr>
            <w:rFonts w:cs="Arial"/>
            <w:color w:val="auto"/>
            <w:szCs w:val="20"/>
          </w:rPr>
          <w:t xml:space="preserve"> is applicable for </w:t>
        </w:r>
      </w:ins>
      <w:ins w:id="510" w:author="Teh Stand" w:date="2023-08-16T09:40:00Z">
        <w:r w:rsidR="00546C86" w:rsidRPr="00546C86">
          <w:rPr>
            <w:rFonts w:cs="Arial"/>
            <w:color w:val="auto"/>
            <w:szCs w:val="20"/>
          </w:rPr>
          <w:t>S-101</w:t>
        </w:r>
      </w:ins>
      <w:ins w:id="511" w:author="Teh Stand" w:date="2023-08-14T12:09:00Z">
        <w:r w:rsidRPr="00546C86">
          <w:rPr>
            <w:rFonts w:cs="Arial"/>
            <w:color w:val="auto"/>
            <w:szCs w:val="20"/>
          </w:rPr>
          <w:t>.</w:t>
        </w:r>
      </w:ins>
    </w:p>
    <w:p w14:paraId="5C32B038" w14:textId="11961EBE" w:rsidR="007F395B" w:rsidRPr="00546C86" w:rsidRDefault="00546C86" w:rsidP="007F395B">
      <w:pPr>
        <w:pStyle w:val="ParagraphText"/>
        <w:spacing w:after="120"/>
        <w:jc w:val="both"/>
        <w:rPr>
          <w:ins w:id="512" w:author="Teh Stand" w:date="2023-08-14T12:09:00Z"/>
          <w:rFonts w:eastAsiaTheme="minorEastAsia" w:cs="Arial"/>
          <w:color w:val="auto"/>
          <w:szCs w:val="20"/>
          <w:lang w:eastAsia="zh-CN"/>
        </w:rPr>
      </w:pPr>
      <w:ins w:id="513" w:author="Teh Stand" w:date="2023-08-16T09:40:00Z">
        <w:r w:rsidRPr="00546C86">
          <w:rPr>
            <w:rFonts w:cs="Arial"/>
            <w:color w:val="auto"/>
            <w:szCs w:val="20"/>
          </w:rPr>
          <w:t>S-101</w:t>
        </w:r>
      </w:ins>
      <w:ins w:id="514" w:author="Teh Stand" w:date="2023-08-14T12:09:00Z">
        <w:r w:rsidR="007F395B" w:rsidRPr="00546C86">
          <w:rPr>
            <w:rFonts w:cs="Arial"/>
            <w:color w:val="auto"/>
            <w:szCs w:val="20"/>
          </w:rPr>
          <w:t xml:space="preserve"> products must be tested with </w:t>
        </w:r>
        <w:r w:rsidR="007F395B" w:rsidRPr="00546C86">
          <w:rPr>
            <w:rFonts w:eastAsiaTheme="minorEastAsia" w:cs="Arial"/>
            <w:color w:val="auto"/>
            <w:szCs w:val="20"/>
            <w:lang w:eastAsia="zh-CN"/>
          </w:rPr>
          <w:t>omission</w:t>
        </w:r>
        <w:r w:rsidR="007F395B" w:rsidRPr="00546C86">
          <w:rPr>
            <w:rFonts w:cs="Arial"/>
            <w:color w:val="auto"/>
            <w:szCs w:val="20"/>
          </w:rPr>
          <w:t xml:space="preserve"> checks prior to release by the Data Producer. The Data Producer must review the check results and address any issues to ensure sufficient quality of the data products. The checks are listed in Annex </w:t>
        </w:r>
      </w:ins>
      <w:ins w:id="515" w:author="Teh Stand" w:date="2023-08-16T09:41:00Z">
        <w:r w:rsidRPr="00546C86">
          <w:rPr>
            <w:rFonts w:cs="Arial"/>
            <w:color w:val="auto"/>
            <w:szCs w:val="20"/>
          </w:rPr>
          <w:t>C</w:t>
        </w:r>
      </w:ins>
      <w:ins w:id="516" w:author="Teh Stand" w:date="2023-08-14T12:09:00Z">
        <w:r w:rsidR="007F395B" w:rsidRPr="00546C86">
          <w:rPr>
            <w:rFonts w:cs="Arial"/>
            <w:color w:val="auto"/>
            <w:szCs w:val="20"/>
          </w:rPr>
          <w:t>. Data should only be published if it passes the test</w:t>
        </w:r>
        <w:r w:rsidR="007F395B" w:rsidRPr="00546C86">
          <w:rPr>
            <w:rFonts w:eastAsiaTheme="minorEastAsia" w:cs="Arial"/>
            <w:color w:val="auto"/>
            <w:szCs w:val="20"/>
            <w:lang w:eastAsia="zh-CN"/>
          </w:rPr>
          <w:t>.</w:t>
        </w:r>
      </w:ins>
    </w:p>
    <w:p w14:paraId="38D291B6" w14:textId="36CFA5A0" w:rsidR="007F395B" w:rsidRPr="00546C86" w:rsidRDefault="00546C86" w:rsidP="007F395B">
      <w:pPr>
        <w:pStyle w:val="ParagraphText"/>
        <w:spacing w:after="120"/>
        <w:jc w:val="both"/>
        <w:rPr>
          <w:ins w:id="517" w:author="Teh Stand" w:date="2023-08-14T12:09:00Z"/>
          <w:rFonts w:cs="Arial"/>
          <w:color w:val="auto"/>
          <w:szCs w:val="20"/>
        </w:rPr>
      </w:pPr>
      <w:ins w:id="518" w:author="Teh Stand" w:date="2023-08-16T09:41:00Z">
        <w:r w:rsidRPr="00546C86">
          <w:rPr>
            <w:rFonts w:cs="Arial"/>
            <w:b/>
            <w:color w:val="auto"/>
            <w:szCs w:val="20"/>
          </w:rPr>
          <w:t xml:space="preserve"> </w:t>
        </w:r>
      </w:ins>
      <w:bookmarkStart w:id="519" w:name="OLE_LINK4"/>
      <w:ins w:id="520" w:author="Teh Stand" w:date="2023-08-14T12:09:00Z">
        <w:r w:rsidR="007F395B" w:rsidRPr="00546C86">
          <w:rPr>
            <w:rFonts w:eastAsiaTheme="minorEastAsia" w:cs="Arial"/>
            <w:color w:val="auto"/>
            <w:szCs w:val="20"/>
            <w:lang w:eastAsia="zh-CN"/>
          </w:rPr>
          <w:t xml:space="preserve">In terms of omission, </w:t>
        </w:r>
      </w:ins>
      <w:ins w:id="521" w:author="Teh Stand" w:date="2023-08-16T09:41:00Z">
        <w:r w:rsidRPr="00546C86">
          <w:rPr>
            <w:rFonts w:cs="Arial"/>
            <w:color w:val="auto"/>
            <w:szCs w:val="20"/>
          </w:rPr>
          <w:t>S-101</w:t>
        </w:r>
      </w:ins>
      <w:ins w:id="522" w:author="Teh Stand" w:date="2023-08-14T12:09:00Z">
        <w:r w:rsidR="007F395B" w:rsidRPr="00546C86">
          <w:rPr>
            <w:rFonts w:cs="Arial"/>
            <w:color w:val="auto"/>
            <w:szCs w:val="20"/>
          </w:rPr>
          <w:t xml:space="preserve"> products</w:t>
        </w:r>
        <w:r w:rsidR="007F395B" w:rsidRPr="00546C86">
          <w:rPr>
            <w:rFonts w:eastAsiaTheme="minorEastAsia" w:cs="Arial"/>
            <w:color w:val="auto"/>
            <w:szCs w:val="20"/>
            <w:lang w:eastAsia="zh-CN"/>
          </w:rPr>
          <w:t xml:space="preserve"> must at least </w:t>
        </w:r>
        <w:r w:rsidR="007F395B" w:rsidRPr="00546C86">
          <w:rPr>
            <w:rFonts w:cs="Arial"/>
            <w:color w:val="auto"/>
            <w:szCs w:val="20"/>
          </w:rPr>
          <w:t xml:space="preserve">populate </w:t>
        </w:r>
        <w:proofErr w:type="spellStart"/>
        <w:r w:rsidR="007F395B" w:rsidRPr="00546C86">
          <w:rPr>
            <w:rFonts w:cs="Arial"/>
            <w:color w:val="auto"/>
            <w:szCs w:val="20"/>
          </w:rPr>
          <w:t>numberOfMissingItems</w:t>
        </w:r>
        <w:proofErr w:type="spellEnd"/>
        <w:r w:rsidR="007F395B" w:rsidRPr="00546C86">
          <w:rPr>
            <w:rFonts w:cs="Arial"/>
            <w:color w:val="auto"/>
            <w:szCs w:val="20"/>
          </w:rPr>
          <w:t xml:space="preserve"> that indicates the total number of missing items.</w:t>
        </w:r>
        <w:bookmarkEnd w:id="519"/>
      </w:ins>
    </w:p>
    <w:p w14:paraId="3DA3462A" w14:textId="77777777" w:rsidR="00BC45F7" w:rsidRPr="008B3C81" w:rsidRDefault="00BC45F7" w:rsidP="00BC45F7">
      <w:pPr>
        <w:pStyle w:val="ParagraphText"/>
        <w:spacing w:after="120"/>
        <w:jc w:val="both"/>
        <w:rPr>
          <w:ins w:id="523" w:author="Teh Stand" w:date="2023-08-14T11:31:00Z"/>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rPr>
          <w:ins w:id="524" w:author="Teh Stand" w:date="2023-08-14T11:31:00Z"/>
        </w:rPr>
      </w:pPr>
      <w:bookmarkStart w:id="525" w:name="_Toc143083037"/>
      <w:ins w:id="526" w:author="Teh Stand" w:date="2023-08-14T11:31:00Z">
        <w:r>
          <w:t>Logical consistency</w:t>
        </w:r>
        <w:bookmarkEnd w:id="525"/>
      </w:ins>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rPr>
          <w:ins w:id="527" w:author="Teh Stand" w:date="2023-08-14T11:31:00Z"/>
        </w:rPr>
      </w:pPr>
      <w:bookmarkStart w:id="528" w:name="_Toc143083038"/>
      <w:ins w:id="529" w:author="Teh Stand" w:date="2023-08-14T11:32:00Z">
        <w:r w:rsidRPr="00AB2995">
          <w:t>Conceptual consistency</w:t>
        </w:r>
      </w:ins>
      <w:bookmarkEnd w:id="528"/>
    </w:p>
    <w:p w14:paraId="32E50BC6" w14:textId="43746EC9" w:rsidR="00F738E1" w:rsidRPr="00686B2E" w:rsidRDefault="00F738E1" w:rsidP="00F738E1">
      <w:pPr>
        <w:pStyle w:val="ParagraphText"/>
        <w:spacing w:after="120"/>
        <w:jc w:val="both"/>
        <w:rPr>
          <w:ins w:id="530" w:author="Teh Stand" w:date="2023-08-14T12:10:00Z"/>
          <w:rFonts w:eastAsiaTheme="minorEastAsia" w:cs="Arial"/>
          <w:color w:val="auto"/>
          <w:szCs w:val="20"/>
          <w:lang w:eastAsia="zh-CN"/>
        </w:rPr>
      </w:pPr>
      <w:ins w:id="531" w:author="Teh Stand" w:date="2023-08-14T12:10:00Z">
        <w:r w:rsidRPr="00686B2E">
          <w:rPr>
            <w:rFonts w:cs="Arial"/>
            <w:color w:val="auto"/>
            <w:szCs w:val="20"/>
          </w:rPr>
          <w:t xml:space="preserve">Conceptual Consistency is applicable for </w:t>
        </w:r>
      </w:ins>
      <w:ins w:id="532" w:author="Teh Stand" w:date="2023-08-16T09:42:00Z">
        <w:r w:rsidR="00546C86" w:rsidRPr="00686B2E">
          <w:rPr>
            <w:rFonts w:cs="Arial"/>
            <w:color w:val="auto"/>
            <w:szCs w:val="20"/>
          </w:rPr>
          <w:t>S-101</w:t>
        </w:r>
      </w:ins>
      <w:ins w:id="533" w:author="Teh Stand" w:date="2023-08-14T12:10:00Z">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ins>
    </w:p>
    <w:p w14:paraId="180184EC" w14:textId="34FF2E90" w:rsidR="00F738E1" w:rsidRPr="00686B2E" w:rsidRDefault="00546C86" w:rsidP="00F738E1">
      <w:pPr>
        <w:pStyle w:val="ParagraphText"/>
        <w:spacing w:after="120"/>
        <w:jc w:val="both"/>
        <w:rPr>
          <w:ins w:id="534" w:author="Teh Stand" w:date="2023-08-14T12:10:00Z"/>
          <w:rFonts w:eastAsiaTheme="minorEastAsia" w:cs="Arial"/>
          <w:color w:val="auto"/>
          <w:szCs w:val="20"/>
          <w:lang w:eastAsia="zh-CN"/>
        </w:rPr>
      </w:pPr>
      <w:ins w:id="535" w:author="Teh Stand" w:date="2023-08-16T09:42:00Z">
        <w:r w:rsidRPr="00686B2E">
          <w:rPr>
            <w:rFonts w:cs="Arial"/>
            <w:color w:val="auto"/>
            <w:szCs w:val="20"/>
          </w:rPr>
          <w:t>S-101</w:t>
        </w:r>
      </w:ins>
      <w:ins w:id="536" w:author="Teh Stand" w:date="2023-08-14T12:10:00Z">
        <w:r w:rsidR="00F738E1" w:rsidRPr="00686B2E">
          <w:rPr>
            <w:rFonts w:cs="Arial"/>
            <w:color w:val="auto"/>
            <w:szCs w:val="20"/>
          </w:rPr>
          <w:t xml:space="preserve"> products must be tested with conceptual consistency checks prior to release by the Data Producer. The Data Producer must review the check results and address any issues to ensure sufficient quality of the data products. The checks are listed in Annex </w:t>
        </w:r>
      </w:ins>
      <w:ins w:id="537" w:author="Teh Stand" w:date="2023-08-16T09:43:00Z">
        <w:r w:rsidRPr="00686B2E">
          <w:rPr>
            <w:rFonts w:cs="Arial"/>
            <w:color w:val="auto"/>
            <w:szCs w:val="20"/>
          </w:rPr>
          <w:t>C</w:t>
        </w:r>
      </w:ins>
      <w:ins w:id="538" w:author="Teh Stand" w:date="2023-08-14T12:10:00Z">
        <w:r w:rsidR="00F738E1" w:rsidRPr="00686B2E">
          <w:rPr>
            <w:rFonts w:cs="Arial"/>
            <w:color w:val="auto"/>
            <w:szCs w:val="20"/>
          </w:rPr>
          <w:t>. Data should only be published if it passes the test</w:t>
        </w:r>
        <w:r w:rsidRPr="00686B2E">
          <w:rPr>
            <w:rFonts w:eastAsiaTheme="minorEastAsia" w:cs="Arial"/>
            <w:color w:val="auto"/>
            <w:szCs w:val="20"/>
            <w:lang w:eastAsia="zh-CN"/>
          </w:rPr>
          <w:t>.</w:t>
        </w:r>
      </w:ins>
    </w:p>
    <w:p w14:paraId="12931056" w14:textId="6F004685" w:rsidR="00F738E1" w:rsidRPr="00686B2E" w:rsidRDefault="00F738E1" w:rsidP="00F738E1">
      <w:pPr>
        <w:pStyle w:val="ParagraphText"/>
        <w:spacing w:after="120"/>
        <w:jc w:val="both"/>
        <w:rPr>
          <w:ins w:id="539" w:author="Teh Stand" w:date="2023-08-14T12:10:00Z"/>
          <w:rFonts w:cs="Arial"/>
          <w:color w:val="auto"/>
          <w:szCs w:val="20"/>
        </w:rPr>
      </w:pPr>
      <w:ins w:id="540" w:author="Teh Stand" w:date="2023-08-14T12:10:00Z">
        <w:r w:rsidRPr="00686B2E">
          <w:rPr>
            <w:rFonts w:eastAsiaTheme="minorEastAsia" w:cs="Arial"/>
            <w:color w:val="auto"/>
            <w:szCs w:val="20"/>
            <w:lang w:eastAsia="zh-CN"/>
          </w:rPr>
          <w:t xml:space="preserve">In terms of </w:t>
        </w:r>
        <w:r w:rsidRPr="00686B2E">
          <w:rPr>
            <w:rFonts w:cs="Arial"/>
            <w:color w:val="auto"/>
            <w:szCs w:val="20"/>
          </w:rPr>
          <w:t>conceptual consistency</w:t>
        </w:r>
        <w:r w:rsidRPr="00686B2E">
          <w:rPr>
            <w:rFonts w:eastAsiaTheme="minorEastAsia" w:cs="Arial"/>
            <w:color w:val="auto"/>
            <w:szCs w:val="20"/>
            <w:lang w:eastAsia="zh-CN"/>
          </w:rPr>
          <w:t xml:space="preserve">, </w:t>
        </w:r>
      </w:ins>
      <w:ins w:id="541" w:author="Teh Stand" w:date="2023-08-16T09:46:00Z">
        <w:r w:rsidR="00686B2E" w:rsidRPr="00686B2E">
          <w:rPr>
            <w:rFonts w:cs="Arial"/>
            <w:color w:val="auto"/>
            <w:szCs w:val="20"/>
          </w:rPr>
          <w:t>S-101</w:t>
        </w:r>
      </w:ins>
      <w:ins w:id="542" w:author="Teh Stand" w:date="2023-08-14T12:10:00Z">
        <w:r w:rsidRPr="00686B2E">
          <w:rPr>
            <w:rFonts w:cs="Arial"/>
            <w:color w:val="auto"/>
            <w:szCs w:val="20"/>
          </w:rPr>
          <w:t xml:space="preserve"> products</w:t>
        </w:r>
        <w:r w:rsidRPr="00686B2E">
          <w:rPr>
            <w:rFonts w:eastAsiaTheme="minorEastAsia" w:cs="Arial"/>
            <w:color w:val="auto"/>
            <w:szCs w:val="20"/>
            <w:lang w:eastAsia="zh-CN"/>
          </w:rPr>
          <w:t xml:space="preserve"> must at least </w:t>
        </w:r>
        <w:r w:rsidRPr="00686B2E">
          <w:rPr>
            <w:rFonts w:cs="Arial"/>
            <w:color w:val="auto"/>
            <w:szCs w:val="20"/>
          </w:rPr>
          <w:t xml:space="preserve">populate </w:t>
        </w:r>
        <w:proofErr w:type="spellStart"/>
        <w:r w:rsidRPr="00686B2E">
          <w:rPr>
            <w:rFonts w:cs="Arial"/>
            <w:color w:val="auto"/>
            <w:szCs w:val="20"/>
          </w:rPr>
          <w:t>numberOfInvalidSurfaceOverlaps</w:t>
        </w:r>
        <w:proofErr w:type="spellEnd"/>
        <w:r w:rsidRPr="00686B2E">
          <w:rPr>
            <w:rFonts w:cs="Arial"/>
            <w:color w:val="auto"/>
            <w:szCs w:val="20"/>
          </w:rPr>
          <w:t xml:space="preserve"> that indicates the total number of erroneous overlaps within the data.</w:t>
        </w:r>
      </w:ins>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rPr>
          <w:ins w:id="543" w:author="Teh Stand" w:date="2023-08-14T11:38:00Z"/>
        </w:rPr>
      </w:pPr>
      <w:bookmarkStart w:id="544" w:name="_Toc143083039"/>
      <w:ins w:id="545" w:author="Teh Stand" w:date="2023-08-14T11:38:00Z">
        <w:r>
          <w:t>Domain</w:t>
        </w:r>
        <w:r w:rsidRPr="00AB2995">
          <w:t xml:space="preserve"> consistency</w:t>
        </w:r>
        <w:bookmarkEnd w:id="544"/>
      </w:ins>
    </w:p>
    <w:p w14:paraId="37FA9CA9" w14:textId="73BB3656" w:rsidR="00F738E1" w:rsidRPr="00C835FC" w:rsidRDefault="00F738E1" w:rsidP="00F738E1">
      <w:pPr>
        <w:pStyle w:val="ParagraphText"/>
        <w:spacing w:after="120"/>
        <w:jc w:val="both"/>
        <w:rPr>
          <w:ins w:id="546" w:author="Teh Stand" w:date="2023-08-14T12:10:00Z"/>
          <w:rFonts w:eastAsiaTheme="minorEastAsia" w:cs="Arial"/>
          <w:color w:val="auto"/>
          <w:szCs w:val="20"/>
          <w:lang w:eastAsia="zh-CN"/>
        </w:rPr>
      </w:pPr>
      <w:ins w:id="547" w:author="Teh Stand" w:date="2023-08-14T12:10:00Z">
        <w:r w:rsidRPr="00C835FC">
          <w:rPr>
            <w:rFonts w:cs="Arial"/>
            <w:color w:val="auto"/>
            <w:szCs w:val="20"/>
          </w:rPr>
          <w:t xml:space="preserve">Domain consistency is applicable for </w:t>
        </w:r>
      </w:ins>
      <w:ins w:id="548" w:author="Teh Stand" w:date="2023-08-16T09:46:00Z">
        <w:r w:rsidR="00686B2E" w:rsidRPr="00C835FC">
          <w:rPr>
            <w:rFonts w:cs="Arial"/>
            <w:color w:val="auto"/>
            <w:szCs w:val="20"/>
          </w:rPr>
          <w:t>S-101</w:t>
        </w:r>
      </w:ins>
      <w:ins w:id="549" w:author="Teh Stand" w:date="2023-08-14T12:10:00Z">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ins>
    </w:p>
    <w:p w14:paraId="2458CFF2" w14:textId="13BF75A1" w:rsidR="00F738E1" w:rsidRPr="00C835FC" w:rsidRDefault="00686B2E" w:rsidP="00F738E1">
      <w:pPr>
        <w:pStyle w:val="ParagraphText"/>
        <w:spacing w:after="120"/>
        <w:jc w:val="both"/>
        <w:rPr>
          <w:ins w:id="550" w:author="Teh Stand" w:date="2023-08-14T12:10:00Z"/>
          <w:rFonts w:eastAsiaTheme="minorEastAsia" w:cs="Arial"/>
          <w:color w:val="auto"/>
          <w:szCs w:val="20"/>
          <w:lang w:eastAsia="zh-CN"/>
        </w:rPr>
      </w:pPr>
      <w:ins w:id="551" w:author="Teh Stand" w:date="2023-08-16T09:47:00Z">
        <w:r w:rsidRPr="00C835FC">
          <w:rPr>
            <w:rFonts w:cs="Arial"/>
            <w:color w:val="auto"/>
            <w:szCs w:val="20"/>
          </w:rPr>
          <w:t>S-101</w:t>
        </w:r>
      </w:ins>
      <w:ins w:id="552" w:author="Teh Stand" w:date="2023-08-14T12:10:00Z">
        <w:r w:rsidR="00F738E1" w:rsidRPr="00C835FC">
          <w:rPr>
            <w:rFonts w:cs="Arial"/>
            <w:color w:val="auto"/>
            <w:szCs w:val="20"/>
          </w:rPr>
          <w:t xml:space="preserve"> products must be tested with domain consistency checks prior to release by the Data Producer. The Data Producer must review the check results and address any issues to ensure sufficient quality of the data products. The checks are listed in Annex </w:t>
        </w:r>
      </w:ins>
      <w:ins w:id="553" w:author="Teh Stand" w:date="2023-08-16T09:47:00Z">
        <w:r w:rsidRPr="00C835FC">
          <w:rPr>
            <w:rFonts w:cs="Arial"/>
            <w:color w:val="auto"/>
            <w:szCs w:val="20"/>
          </w:rPr>
          <w:t>C</w:t>
        </w:r>
      </w:ins>
      <w:ins w:id="554" w:author="Teh Stand" w:date="2023-08-14T12:10:00Z">
        <w:r w:rsidR="00F738E1" w:rsidRPr="00C835FC">
          <w:rPr>
            <w:rFonts w:cs="Arial"/>
            <w:color w:val="auto"/>
            <w:szCs w:val="20"/>
          </w:rPr>
          <w:t>. Data should only be published if it passes the test</w:t>
        </w:r>
        <w:r w:rsidRPr="00C835FC">
          <w:rPr>
            <w:rFonts w:eastAsiaTheme="minorEastAsia" w:cs="Arial"/>
            <w:color w:val="auto"/>
            <w:szCs w:val="20"/>
            <w:lang w:eastAsia="zh-CN"/>
          </w:rPr>
          <w:t>.</w:t>
        </w:r>
      </w:ins>
    </w:p>
    <w:p w14:paraId="4DA11E8A" w14:textId="17FFEAD9" w:rsidR="00F738E1" w:rsidRPr="00C835FC" w:rsidRDefault="00F738E1" w:rsidP="00F738E1">
      <w:pPr>
        <w:pStyle w:val="ParagraphText"/>
        <w:spacing w:after="120"/>
        <w:jc w:val="both"/>
        <w:rPr>
          <w:ins w:id="555" w:author="Teh Stand" w:date="2023-08-14T12:10:00Z"/>
          <w:rFonts w:cs="Arial"/>
          <w:color w:val="auto"/>
          <w:szCs w:val="20"/>
        </w:rPr>
      </w:pPr>
      <w:ins w:id="556" w:author="Teh Stand" w:date="2023-08-14T12:10:00Z">
        <w:r w:rsidRPr="00C835FC">
          <w:rPr>
            <w:rFonts w:eastAsiaTheme="minorEastAsia" w:cs="Arial"/>
            <w:color w:val="auto"/>
            <w:szCs w:val="20"/>
            <w:lang w:eastAsia="zh-CN"/>
          </w:rPr>
          <w:t xml:space="preserve">In terms of </w:t>
        </w:r>
        <w:r w:rsidRPr="00C835FC">
          <w:rPr>
            <w:rFonts w:cs="Arial"/>
            <w:color w:val="auto"/>
            <w:szCs w:val="20"/>
          </w:rPr>
          <w:t>domain consistency</w:t>
        </w:r>
        <w:r w:rsidRPr="00C835FC">
          <w:rPr>
            <w:rFonts w:eastAsiaTheme="minorEastAsia" w:cs="Arial"/>
            <w:color w:val="auto"/>
            <w:szCs w:val="20"/>
            <w:lang w:eastAsia="zh-CN"/>
          </w:rPr>
          <w:t xml:space="preserve">, </w:t>
        </w:r>
      </w:ins>
      <w:ins w:id="557" w:author="Teh Stand" w:date="2023-08-16T09:48:00Z">
        <w:r w:rsidR="00686B2E" w:rsidRPr="00C835FC">
          <w:rPr>
            <w:rFonts w:cs="Arial"/>
            <w:color w:val="auto"/>
            <w:szCs w:val="20"/>
          </w:rPr>
          <w:t>S-101</w:t>
        </w:r>
      </w:ins>
      <w:ins w:id="558" w:author="Teh Stand" w:date="2023-08-14T12:10:00Z">
        <w:r w:rsidRPr="00C835FC">
          <w:rPr>
            <w:rFonts w:cs="Arial"/>
            <w:color w:val="auto"/>
            <w:szCs w:val="20"/>
          </w:rPr>
          <w:t xml:space="preserve"> products</w:t>
        </w:r>
        <w:r w:rsidRPr="00C835FC">
          <w:rPr>
            <w:rFonts w:eastAsiaTheme="minorEastAsia" w:cs="Arial"/>
            <w:color w:val="auto"/>
            <w:szCs w:val="20"/>
            <w:lang w:eastAsia="zh-CN"/>
          </w:rPr>
          <w:t xml:space="preserve"> must at least </w:t>
        </w:r>
        <w:r w:rsidRPr="00C835FC">
          <w:rPr>
            <w:rFonts w:cs="Arial"/>
            <w:color w:val="auto"/>
            <w:szCs w:val="20"/>
          </w:rPr>
          <w:t xml:space="preserve">populate </w:t>
        </w:r>
        <w:proofErr w:type="spellStart"/>
        <w:r w:rsidRPr="00C835FC">
          <w:rPr>
            <w:rFonts w:cs="Arial"/>
            <w:color w:val="auto"/>
            <w:szCs w:val="20"/>
          </w:rPr>
          <w:t>numberOfNonconformantItems</w:t>
        </w:r>
        <w:proofErr w:type="spellEnd"/>
        <w:r w:rsidRPr="00C835FC">
          <w:rPr>
            <w:rFonts w:cs="Arial"/>
            <w:color w:val="auto"/>
            <w:szCs w:val="20"/>
          </w:rPr>
          <w:t xml:space="preserve"> that is a count of all items in the dataset that are not in conformance with their value domain.</w:t>
        </w:r>
      </w:ins>
    </w:p>
    <w:p w14:paraId="2A8E4FD3" w14:textId="7C21153B" w:rsidR="00865917" w:rsidRPr="00AB2995" w:rsidRDefault="00865917" w:rsidP="00865917">
      <w:pPr>
        <w:pStyle w:val="Heading3"/>
        <w:tabs>
          <w:tab w:val="clear" w:pos="660"/>
          <w:tab w:val="clear" w:pos="880"/>
          <w:tab w:val="left" w:pos="851"/>
        </w:tabs>
        <w:spacing w:before="120" w:after="120" w:line="240" w:lineRule="auto"/>
        <w:ind w:left="851" w:hanging="851"/>
        <w:jc w:val="both"/>
        <w:rPr>
          <w:ins w:id="559" w:author="Teh Stand" w:date="2023-08-14T11:40:00Z"/>
        </w:rPr>
      </w:pPr>
      <w:bookmarkStart w:id="560" w:name="_Toc143083040"/>
      <w:ins w:id="561" w:author="Teh Stand" w:date="2023-08-14T11:41:00Z">
        <w:r>
          <w:t>Format</w:t>
        </w:r>
      </w:ins>
      <w:ins w:id="562" w:author="Teh Stand" w:date="2023-08-14T11:40:00Z">
        <w:r w:rsidRPr="00AB2995">
          <w:t xml:space="preserve"> consistency</w:t>
        </w:r>
        <w:bookmarkEnd w:id="560"/>
      </w:ins>
    </w:p>
    <w:p w14:paraId="4C73FA07" w14:textId="3CE65A03" w:rsidR="00F738E1" w:rsidRPr="00C835FC" w:rsidRDefault="00F738E1" w:rsidP="00F738E1">
      <w:pPr>
        <w:pStyle w:val="ParagraphText"/>
        <w:spacing w:after="120"/>
        <w:jc w:val="both"/>
        <w:rPr>
          <w:ins w:id="563" w:author="Teh Stand" w:date="2023-08-14T12:10:00Z"/>
          <w:rFonts w:eastAsiaTheme="minorEastAsia" w:cs="Arial"/>
          <w:color w:val="auto"/>
          <w:szCs w:val="20"/>
          <w:lang w:eastAsia="zh-CN"/>
        </w:rPr>
      </w:pPr>
      <w:ins w:id="564" w:author="Teh Stand" w:date="2023-08-14T12:10:00Z">
        <w:r w:rsidRPr="00C835FC">
          <w:rPr>
            <w:rFonts w:cs="Arial"/>
            <w:color w:val="auto"/>
            <w:szCs w:val="20"/>
          </w:rPr>
          <w:t xml:space="preserve">Format Consistency is applicable for </w:t>
        </w:r>
      </w:ins>
      <w:ins w:id="565" w:author="Teh Stand" w:date="2023-08-16T09:51:00Z">
        <w:r w:rsidR="00C835FC" w:rsidRPr="00C835FC">
          <w:rPr>
            <w:rFonts w:cs="Arial"/>
            <w:color w:val="auto"/>
            <w:szCs w:val="20"/>
          </w:rPr>
          <w:t>S-101</w:t>
        </w:r>
      </w:ins>
      <w:ins w:id="566" w:author="Teh Stand" w:date="2023-08-14T12:10:00Z">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Parts </w:t>
        </w:r>
        <w:r w:rsidRPr="00C835FC">
          <w:rPr>
            <w:rFonts w:eastAsiaTheme="minorEastAsia" w:cs="Arial"/>
            <w:color w:val="auto"/>
            <w:szCs w:val="20"/>
            <w:lang w:eastAsia="zh-CN"/>
          </w:rPr>
          <w:t>10a/10b/10c</w:t>
        </w:r>
        <w:r w:rsidRPr="00C835FC">
          <w:rPr>
            <w:rFonts w:cs="Arial"/>
            <w:color w:val="auto"/>
            <w:szCs w:val="20"/>
          </w:rPr>
          <w:t>.</w:t>
        </w:r>
      </w:ins>
    </w:p>
    <w:p w14:paraId="40DA5BD9" w14:textId="77777777" w:rsidR="00C835FC" w:rsidRPr="00C835FC" w:rsidRDefault="00C835FC" w:rsidP="00C835FC">
      <w:pPr>
        <w:pStyle w:val="ParagraphText"/>
        <w:spacing w:after="120"/>
        <w:jc w:val="both"/>
        <w:rPr>
          <w:ins w:id="567" w:author="Teh Stand" w:date="2023-08-16T09:52:00Z"/>
          <w:rFonts w:eastAsiaTheme="minorEastAsia" w:cs="Arial"/>
          <w:color w:val="auto"/>
          <w:szCs w:val="20"/>
          <w:lang w:eastAsia="zh-CN"/>
        </w:rPr>
      </w:pPr>
      <w:ins w:id="568" w:author="Teh Stand" w:date="2023-08-16T09:51:00Z">
        <w:r w:rsidRPr="00C835FC">
          <w:rPr>
            <w:rFonts w:cs="Arial"/>
            <w:color w:val="auto"/>
            <w:szCs w:val="20"/>
          </w:rPr>
          <w:t>S-101</w:t>
        </w:r>
      </w:ins>
      <w:ins w:id="569" w:author="Teh Stand" w:date="2023-08-14T12:10:00Z">
        <w:r w:rsidR="00F738E1" w:rsidRPr="00C835FC">
          <w:rPr>
            <w:rFonts w:cs="Arial"/>
            <w:color w:val="auto"/>
            <w:szCs w:val="20"/>
          </w:rPr>
          <w:t xml:space="preserve"> products must be tested with format consistency checks prior to release by the Data Producer. The Data Producer must review the check results and address any issues to ensure sufficient quality of the data products. The checks are listed in Annex </w:t>
        </w:r>
      </w:ins>
      <w:ins w:id="570" w:author="Teh Stand" w:date="2023-08-16T09:51:00Z">
        <w:r w:rsidRPr="00C835FC">
          <w:rPr>
            <w:rFonts w:cs="Arial"/>
            <w:color w:val="auto"/>
            <w:szCs w:val="20"/>
          </w:rPr>
          <w:t>C</w:t>
        </w:r>
      </w:ins>
      <w:ins w:id="571" w:author="Teh Stand" w:date="2023-08-14T12:10:00Z">
        <w:r w:rsidR="00F738E1" w:rsidRPr="00C835FC">
          <w:rPr>
            <w:rFonts w:cs="Arial"/>
            <w:color w:val="auto"/>
            <w:szCs w:val="20"/>
          </w:rPr>
          <w:t>. Data should only be published if it passes the test</w:t>
        </w:r>
      </w:ins>
    </w:p>
    <w:p w14:paraId="5ABDCC54" w14:textId="55898DA5" w:rsidR="00F738E1" w:rsidRPr="00C835FC" w:rsidRDefault="00F738E1" w:rsidP="00C835FC">
      <w:pPr>
        <w:pStyle w:val="ParagraphText"/>
        <w:spacing w:after="120"/>
        <w:jc w:val="both"/>
        <w:rPr>
          <w:ins w:id="572" w:author="Teh Stand" w:date="2023-08-14T12:10:00Z"/>
          <w:rFonts w:eastAsiaTheme="minorEastAsia" w:cs="Arial"/>
          <w:color w:val="auto"/>
          <w:szCs w:val="20"/>
          <w:lang w:eastAsia="zh-CN"/>
        </w:rPr>
      </w:pPr>
      <w:ins w:id="573" w:author="Teh Stand" w:date="2023-08-14T12:10:00Z">
        <w:r w:rsidRPr="00C835FC">
          <w:rPr>
            <w:rFonts w:eastAsiaTheme="minorEastAsia" w:cs="Arial"/>
            <w:color w:val="auto"/>
            <w:szCs w:val="20"/>
            <w:lang w:eastAsia="zh-CN"/>
          </w:rPr>
          <w:lastRenderedPageBreak/>
          <w:t xml:space="preserve">In terms of </w:t>
        </w:r>
        <w:r w:rsidRPr="00C835FC">
          <w:rPr>
            <w:rFonts w:cs="Arial"/>
            <w:color w:val="auto"/>
            <w:szCs w:val="20"/>
          </w:rPr>
          <w:t>Format Consistency</w:t>
        </w:r>
        <w:r w:rsidRPr="00C835FC">
          <w:rPr>
            <w:rFonts w:eastAsiaTheme="minorEastAsia" w:cs="Arial"/>
            <w:color w:val="auto"/>
            <w:szCs w:val="20"/>
            <w:lang w:eastAsia="zh-CN"/>
          </w:rPr>
          <w:t xml:space="preserve">, </w:t>
        </w:r>
      </w:ins>
      <w:ins w:id="574" w:author="Teh Stand" w:date="2023-08-16T09:52:00Z">
        <w:r w:rsidR="00C835FC" w:rsidRPr="00C835FC">
          <w:rPr>
            <w:rFonts w:cs="Arial"/>
            <w:color w:val="auto"/>
            <w:szCs w:val="20"/>
          </w:rPr>
          <w:t>S-101</w:t>
        </w:r>
      </w:ins>
      <w:ins w:id="575" w:author="Teh Stand" w:date="2023-08-14T12:10:00Z">
        <w:r w:rsidRPr="00C835FC">
          <w:rPr>
            <w:rFonts w:eastAsiaTheme="minorEastAsia" w:cs="Arial"/>
            <w:color w:val="auto"/>
            <w:szCs w:val="20"/>
            <w:lang w:eastAsia="zh-CN"/>
          </w:rPr>
          <w:t xml:space="preserve"> products must at least populate </w:t>
        </w:r>
        <w:proofErr w:type="spellStart"/>
        <w:r w:rsidRPr="00C835FC">
          <w:rPr>
            <w:rFonts w:eastAsiaTheme="minorEastAsia" w:cs="Arial"/>
            <w:color w:val="auto"/>
            <w:szCs w:val="20"/>
            <w:lang w:eastAsia="zh-CN"/>
          </w:rPr>
          <w:t>physicalStructureConflictsNumber</w:t>
        </w:r>
        <w:proofErr w:type="spellEnd"/>
        <w:r w:rsidRPr="00C835FC">
          <w:rPr>
            <w:rFonts w:eastAsiaTheme="minorEastAsia" w:cs="Arial"/>
            <w:color w:val="auto"/>
            <w:szCs w:val="20"/>
            <w:lang w:eastAsia="zh-CN"/>
          </w:rPr>
          <w:t xml:space="preserve"> that is a count of all items in the dataset that are stored in conflict with the physical structure of the dataset.</w:t>
        </w:r>
      </w:ins>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rPr>
          <w:ins w:id="576" w:author="Teh Stand" w:date="2023-08-14T11:43:00Z"/>
        </w:rPr>
      </w:pPr>
      <w:bookmarkStart w:id="577" w:name="_Toc143083041"/>
      <w:ins w:id="578" w:author="Teh Stand" w:date="2023-08-14T11:43:00Z">
        <w:r>
          <w:t>Topological</w:t>
        </w:r>
        <w:r w:rsidRPr="00AB2995">
          <w:t xml:space="preserve"> consistency</w:t>
        </w:r>
        <w:bookmarkEnd w:id="577"/>
      </w:ins>
    </w:p>
    <w:p w14:paraId="741E5E18" w14:textId="4BDC9212" w:rsidR="00F738E1" w:rsidRPr="00ED1B8E" w:rsidRDefault="00F738E1" w:rsidP="00F738E1">
      <w:pPr>
        <w:pStyle w:val="ParagraphText"/>
        <w:spacing w:after="120"/>
        <w:jc w:val="both"/>
        <w:rPr>
          <w:ins w:id="579" w:author="Teh Stand" w:date="2023-08-14T12:11:00Z"/>
          <w:rFonts w:eastAsiaTheme="minorEastAsia" w:cs="Arial"/>
          <w:color w:val="auto"/>
          <w:szCs w:val="20"/>
          <w:lang w:eastAsia="zh-CN"/>
        </w:rPr>
      </w:pPr>
      <w:ins w:id="580" w:author="Teh Stand" w:date="2023-08-14T12:11:00Z">
        <w:r w:rsidRPr="00ED1B8E">
          <w:rPr>
            <w:rFonts w:cs="Arial"/>
            <w:color w:val="auto"/>
            <w:szCs w:val="20"/>
          </w:rPr>
          <w:t xml:space="preserve">Topological consistency is applicable for </w:t>
        </w:r>
      </w:ins>
      <w:ins w:id="581" w:author="Teh Stand" w:date="2023-08-16T09:54:00Z">
        <w:r w:rsidR="00C835FC" w:rsidRPr="00ED1B8E">
          <w:rPr>
            <w:rFonts w:cs="Arial"/>
            <w:color w:val="auto"/>
            <w:szCs w:val="20"/>
          </w:rPr>
          <w:t>S-101</w:t>
        </w:r>
      </w:ins>
      <w:ins w:id="582" w:author="Teh Stand" w:date="2023-08-14T12:11:00Z">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ins>
    </w:p>
    <w:p w14:paraId="1EBD843A" w14:textId="0CA66F4E" w:rsidR="00F738E1" w:rsidRPr="00ED1B8E" w:rsidRDefault="00C835FC" w:rsidP="00ED1B8E">
      <w:pPr>
        <w:pStyle w:val="ParagraphText"/>
        <w:spacing w:after="120"/>
        <w:jc w:val="both"/>
        <w:rPr>
          <w:ins w:id="583" w:author="Teh Stand" w:date="2023-08-14T12:11:00Z"/>
          <w:rFonts w:eastAsiaTheme="minorEastAsia" w:cs="Arial"/>
          <w:color w:val="auto"/>
          <w:szCs w:val="20"/>
          <w:lang w:eastAsia="zh-CN"/>
        </w:rPr>
      </w:pPr>
      <w:ins w:id="584" w:author="Teh Stand" w:date="2023-08-16T09:54:00Z">
        <w:r w:rsidRPr="00ED1B8E">
          <w:rPr>
            <w:rFonts w:cs="Arial"/>
            <w:color w:val="auto"/>
            <w:szCs w:val="20"/>
          </w:rPr>
          <w:t>S-101</w:t>
        </w:r>
      </w:ins>
      <w:ins w:id="585" w:author="Teh Stand" w:date="2023-08-14T12:11:00Z">
        <w:r w:rsidR="00F738E1" w:rsidRPr="00ED1B8E">
          <w:rPr>
            <w:rFonts w:cs="Arial"/>
            <w:color w:val="auto"/>
            <w:szCs w:val="20"/>
          </w:rPr>
          <w:t xml:space="preserve"> products must be tested with topological consistency checks prior to release by the Data Producer. The Data Producer must review the check results and address any issues to ensure sufficient quality of the data products. The checks are listed in Annex </w:t>
        </w:r>
      </w:ins>
      <w:ins w:id="586" w:author="Teh Stand" w:date="2023-08-16T09:54:00Z">
        <w:r w:rsidRPr="00ED1B8E">
          <w:rPr>
            <w:rFonts w:cs="Arial"/>
            <w:color w:val="auto"/>
            <w:szCs w:val="20"/>
          </w:rPr>
          <w:t>C</w:t>
        </w:r>
      </w:ins>
      <w:ins w:id="587" w:author="Teh Stand" w:date="2023-08-14T12:11:00Z">
        <w:r w:rsidR="00F738E1" w:rsidRPr="00ED1B8E">
          <w:rPr>
            <w:rFonts w:cs="Arial"/>
            <w:color w:val="auto"/>
            <w:szCs w:val="20"/>
          </w:rPr>
          <w:t>. Data should only be published if it passes the test</w:t>
        </w:r>
        <w:r w:rsidR="00F738E1" w:rsidRPr="00ED1B8E">
          <w:rPr>
            <w:rFonts w:eastAsiaTheme="minorEastAsia" w:cs="Arial"/>
            <w:color w:val="auto"/>
            <w:szCs w:val="20"/>
            <w:lang w:eastAsia="zh-CN"/>
          </w:rPr>
          <w:t xml:space="preserve">. </w:t>
        </w:r>
      </w:ins>
    </w:p>
    <w:p w14:paraId="67866881" w14:textId="7813CC1B" w:rsidR="00F738E1" w:rsidRPr="00ED1B8E" w:rsidRDefault="00F738E1" w:rsidP="00F738E1">
      <w:pPr>
        <w:pStyle w:val="ParagraphText"/>
        <w:spacing w:after="60"/>
        <w:jc w:val="both"/>
        <w:rPr>
          <w:ins w:id="588" w:author="Teh Stand" w:date="2023-08-14T12:11:00Z"/>
          <w:rFonts w:eastAsiaTheme="minorEastAsia" w:cs="Arial"/>
          <w:color w:val="auto"/>
          <w:szCs w:val="20"/>
          <w:lang w:eastAsia="zh-CN"/>
        </w:rPr>
      </w:pPr>
      <w:ins w:id="589" w:author="Teh Stand" w:date="2023-08-14T12:11:00Z">
        <w:r w:rsidRPr="00ED1B8E">
          <w:rPr>
            <w:rFonts w:eastAsiaTheme="minorEastAsia" w:cs="Arial"/>
            <w:color w:val="auto"/>
            <w:szCs w:val="20"/>
            <w:lang w:eastAsia="zh-CN"/>
          </w:rPr>
          <w:t xml:space="preserve">In terms of topological consistency, </w:t>
        </w:r>
      </w:ins>
      <w:ins w:id="590" w:author="Teh Stand" w:date="2023-08-16T09:55:00Z">
        <w:r w:rsidR="00ED1B8E" w:rsidRPr="00ED1B8E">
          <w:rPr>
            <w:rFonts w:eastAsiaTheme="minorEastAsia" w:cs="Arial"/>
            <w:color w:val="auto"/>
            <w:szCs w:val="20"/>
            <w:lang w:eastAsia="zh-CN"/>
          </w:rPr>
          <w:t>S-101</w:t>
        </w:r>
      </w:ins>
      <w:ins w:id="591" w:author="Teh Stand" w:date="2023-08-14T12:11:00Z">
        <w:r w:rsidRPr="00ED1B8E">
          <w:rPr>
            <w:rFonts w:eastAsiaTheme="minorEastAsia" w:cs="Arial"/>
            <w:color w:val="auto"/>
            <w:szCs w:val="20"/>
            <w:lang w:eastAsia="zh-CN"/>
          </w:rPr>
          <w:t xml:space="preserve"> products must at least populate: </w:t>
        </w:r>
      </w:ins>
    </w:p>
    <w:p w14:paraId="2A6408FD" w14:textId="77777777" w:rsidR="00F738E1" w:rsidRPr="00ED1B8E" w:rsidRDefault="00F738E1" w:rsidP="00F738E1">
      <w:pPr>
        <w:pStyle w:val="ParagraphText"/>
        <w:numPr>
          <w:ilvl w:val="0"/>
          <w:numId w:val="54"/>
        </w:numPr>
        <w:spacing w:after="60"/>
        <w:ind w:left="567" w:hanging="283"/>
        <w:jc w:val="both"/>
        <w:rPr>
          <w:ins w:id="592" w:author="Teh Stand" w:date="2023-08-14T12:11:00Z"/>
          <w:rFonts w:eastAsiaTheme="minorEastAsia" w:cs="Arial"/>
          <w:color w:val="auto"/>
          <w:szCs w:val="20"/>
          <w:lang w:eastAsia="zh-CN"/>
          <w:rPrChange w:id="593" w:author="Teh Stand" w:date="2023-08-16T09:58:00Z">
            <w:rPr>
              <w:ins w:id="594" w:author="Teh Stand" w:date="2023-08-14T12:11:00Z"/>
              <w:rFonts w:eastAsiaTheme="minorEastAsia" w:cs="Arial"/>
              <w:color w:val="auto"/>
              <w:szCs w:val="20"/>
              <w:lang w:eastAsia="zh-CN"/>
            </w:rPr>
          </w:rPrChange>
        </w:rPr>
      </w:pPr>
      <w:proofErr w:type="spellStart"/>
      <w:ins w:id="595" w:author="Teh Stand" w:date="2023-08-14T12:11:00Z">
        <w:r w:rsidRPr="00EE21A9">
          <w:rPr>
            <w:rFonts w:eastAsiaTheme="minorEastAsia" w:cs="Arial"/>
            <w:color w:val="auto"/>
            <w:szCs w:val="20"/>
            <w:lang w:eastAsia="zh-CN"/>
          </w:rPr>
          <w:t>rateOfFaultyPointCurveConnections</w:t>
        </w:r>
        <w:proofErr w:type="spellEnd"/>
        <w:r w:rsidRPr="00EE21A9">
          <w:rPr>
            <w:rFonts w:eastAsiaTheme="minorEastAsia" w:cs="Arial"/>
            <w:color w:val="auto"/>
            <w:szCs w:val="20"/>
            <w:lang w:eastAsia="zh-CN"/>
          </w:rPr>
          <w:t xml:space="preserve"> that indicates the number of faulty link-node connections in relation to the number of supposed link-node conn</w:t>
        </w:r>
        <w:r w:rsidRPr="00ED1B8E">
          <w:rPr>
            <w:rFonts w:eastAsiaTheme="minorEastAsia" w:cs="Arial"/>
            <w:color w:val="auto"/>
            <w:szCs w:val="20"/>
            <w:lang w:eastAsia="zh-CN"/>
            <w:rPrChange w:id="596" w:author="Teh Stand" w:date="2023-08-16T09:58:00Z">
              <w:rPr>
                <w:rFonts w:eastAsiaTheme="minorEastAsia" w:cs="Arial"/>
                <w:color w:val="auto"/>
                <w:szCs w:val="20"/>
                <w:lang w:eastAsia="zh-CN"/>
              </w:rPr>
            </w:rPrChange>
          </w:rPr>
          <w:t>ections;</w:t>
        </w:r>
      </w:ins>
    </w:p>
    <w:p w14:paraId="5AB98981" w14:textId="77777777" w:rsidR="00F738E1" w:rsidRPr="00ED1B8E" w:rsidRDefault="00F738E1" w:rsidP="00F738E1">
      <w:pPr>
        <w:pStyle w:val="ParagraphText"/>
        <w:numPr>
          <w:ilvl w:val="0"/>
          <w:numId w:val="54"/>
        </w:numPr>
        <w:spacing w:after="60"/>
        <w:ind w:left="567" w:hanging="283"/>
        <w:jc w:val="both"/>
        <w:rPr>
          <w:ins w:id="597" w:author="Teh Stand" w:date="2023-08-14T12:11:00Z"/>
          <w:rFonts w:eastAsiaTheme="minorEastAsia" w:cs="Arial"/>
          <w:color w:val="auto"/>
          <w:szCs w:val="20"/>
          <w:lang w:eastAsia="zh-CN"/>
          <w:rPrChange w:id="598" w:author="Teh Stand" w:date="2023-08-16T09:58:00Z">
            <w:rPr>
              <w:ins w:id="599" w:author="Teh Stand" w:date="2023-08-14T12:11:00Z"/>
              <w:rFonts w:eastAsiaTheme="minorEastAsia" w:cs="Arial"/>
              <w:color w:val="auto"/>
              <w:szCs w:val="20"/>
              <w:lang w:eastAsia="zh-CN"/>
            </w:rPr>
          </w:rPrChange>
        </w:rPr>
      </w:pPr>
      <w:proofErr w:type="spellStart"/>
      <w:ins w:id="600" w:author="Teh Stand" w:date="2023-08-14T12:11:00Z">
        <w:r w:rsidRPr="00ED1B8E">
          <w:rPr>
            <w:rFonts w:eastAsiaTheme="minorEastAsia" w:cs="Arial"/>
            <w:color w:val="auto"/>
            <w:szCs w:val="20"/>
            <w:lang w:eastAsia="zh-CN"/>
            <w:rPrChange w:id="601" w:author="Teh Stand" w:date="2023-08-16T09:58:00Z">
              <w:rPr>
                <w:rFonts w:eastAsiaTheme="minorEastAsia" w:cs="Arial"/>
                <w:color w:val="auto"/>
                <w:szCs w:val="20"/>
                <w:lang w:eastAsia="zh-CN"/>
              </w:rPr>
            </w:rPrChange>
          </w:rPr>
          <w:t>numberOfMissingConnectionsUndershoots</w:t>
        </w:r>
        <w:proofErr w:type="spellEnd"/>
        <w:r w:rsidRPr="00ED1B8E">
          <w:rPr>
            <w:rFonts w:eastAsiaTheme="minorEastAsia" w:cs="Arial"/>
            <w:color w:val="auto"/>
            <w:szCs w:val="20"/>
            <w:lang w:eastAsia="zh-CN"/>
            <w:rPrChange w:id="602" w:author="Teh Stand" w:date="2023-08-16T09:58:00Z">
              <w:rPr>
                <w:rFonts w:eastAsiaTheme="minorEastAsia" w:cs="Arial"/>
                <w:color w:val="auto"/>
                <w:szCs w:val="20"/>
                <w:lang w:eastAsia="zh-CN"/>
              </w:rPr>
            </w:rPrChange>
          </w:rPr>
          <w:t xml:space="preserve"> that is a count of items in the dataset within the parameter tolerance that are mismatched due to undershoots;</w:t>
        </w:r>
      </w:ins>
    </w:p>
    <w:p w14:paraId="1ADD1187" w14:textId="77777777" w:rsidR="00F738E1" w:rsidRPr="00ED1B8E" w:rsidRDefault="00F738E1" w:rsidP="00F738E1">
      <w:pPr>
        <w:pStyle w:val="ParagraphText"/>
        <w:numPr>
          <w:ilvl w:val="0"/>
          <w:numId w:val="54"/>
        </w:numPr>
        <w:spacing w:after="60"/>
        <w:ind w:left="567" w:hanging="283"/>
        <w:jc w:val="both"/>
        <w:rPr>
          <w:ins w:id="603" w:author="Teh Stand" w:date="2023-08-14T12:11:00Z"/>
          <w:rFonts w:eastAsiaTheme="minorEastAsia" w:cs="Arial"/>
          <w:color w:val="auto"/>
          <w:szCs w:val="20"/>
          <w:lang w:eastAsia="zh-CN"/>
          <w:rPrChange w:id="604" w:author="Teh Stand" w:date="2023-08-16T09:58:00Z">
            <w:rPr>
              <w:ins w:id="605" w:author="Teh Stand" w:date="2023-08-14T12:11:00Z"/>
              <w:rFonts w:eastAsiaTheme="minorEastAsia" w:cs="Arial"/>
              <w:color w:val="auto"/>
              <w:szCs w:val="20"/>
              <w:lang w:eastAsia="zh-CN"/>
            </w:rPr>
          </w:rPrChange>
        </w:rPr>
      </w:pPr>
      <w:proofErr w:type="spellStart"/>
      <w:ins w:id="606" w:author="Teh Stand" w:date="2023-08-14T12:11:00Z">
        <w:r w:rsidRPr="00ED1B8E">
          <w:rPr>
            <w:rFonts w:eastAsiaTheme="minorEastAsia" w:cs="Arial"/>
            <w:color w:val="auto"/>
            <w:szCs w:val="20"/>
            <w:lang w:eastAsia="zh-CN"/>
            <w:rPrChange w:id="607" w:author="Teh Stand" w:date="2023-08-16T09:58:00Z">
              <w:rPr>
                <w:rFonts w:eastAsiaTheme="minorEastAsia" w:cs="Arial"/>
                <w:color w:val="auto"/>
                <w:szCs w:val="20"/>
                <w:lang w:eastAsia="zh-CN"/>
              </w:rPr>
            </w:rPrChange>
          </w:rPr>
          <w:t>numberOfMissingConnectionsOvershoots</w:t>
        </w:r>
        <w:proofErr w:type="spellEnd"/>
        <w:r w:rsidRPr="00ED1B8E">
          <w:rPr>
            <w:rFonts w:eastAsiaTheme="minorEastAsia" w:cs="Arial"/>
            <w:color w:val="auto"/>
            <w:szCs w:val="20"/>
            <w:lang w:eastAsia="zh-CN"/>
            <w:rPrChange w:id="608" w:author="Teh Stand" w:date="2023-08-16T09:58:00Z">
              <w:rPr>
                <w:rFonts w:eastAsiaTheme="minorEastAsia" w:cs="Arial"/>
                <w:color w:val="auto"/>
                <w:szCs w:val="20"/>
                <w:lang w:eastAsia="zh-CN"/>
              </w:rPr>
            </w:rPrChange>
          </w:rPr>
          <w:t xml:space="preserve"> that is a count of items in the dataset within the parameter tolerance that are mismatched due to overshoots;</w:t>
        </w:r>
      </w:ins>
    </w:p>
    <w:p w14:paraId="2DF61E98" w14:textId="77777777" w:rsidR="00F738E1" w:rsidRPr="00ED1B8E" w:rsidRDefault="00F738E1" w:rsidP="00F738E1">
      <w:pPr>
        <w:pStyle w:val="ParagraphText"/>
        <w:numPr>
          <w:ilvl w:val="0"/>
          <w:numId w:val="54"/>
        </w:numPr>
        <w:spacing w:after="60"/>
        <w:ind w:left="567" w:hanging="283"/>
        <w:jc w:val="both"/>
        <w:rPr>
          <w:ins w:id="609" w:author="Teh Stand" w:date="2023-08-14T12:11:00Z"/>
          <w:rFonts w:eastAsiaTheme="minorEastAsia" w:cs="Arial"/>
          <w:color w:val="auto"/>
          <w:szCs w:val="20"/>
          <w:lang w:eastAsia="zh-CN"/>
          <w:rPrChange w:id="610" w:author="Teh Stand" w:date="2023-08-16T09:58:00Z">
            <w:rPr>
              <w:ins w:id="611" w:author="Teh Stand" w:date="2023-08-14T12:11:00Z"/>
              <w:rFonts w:eastAsiaTheme="minorEastAsia" w:cs="Arial"/>
              <w:color w:val="auto"/>
              <w:szCs w:val="20"/>
              <w:lang w:eastAsia="zh-CN"/>
            </w:rPr>
          </w:rPrChange>
        </w:rPr>
      </w:pPr>
      <w:proofErr w:type="spellStart"/>
      <w:ins w:id="612" w:author="Teh Stand" w:date="2023-08-14T12:11:00Z">
        <w:r w:rsidRPr="00ED1B8E">
          <w:rPr>
            <w:rFonts w:eastAsiaTheme="minorEastAsia" w:cs="Arial"/>
            <w:color w:val="auto"/>
            <w:szCs w:val="20"/>
            <w:lang w:eastAsia="zh-CN"/>
            <w:rPrChange w:id="613" w:author="Teh Stand" w:date="2023-08-16T09:58:00Z">
              <w:rPr>
                <w:rFonts w:eastAsiaTheme="minorEastAsia" w:cs="Arial"/>
                <w:color w:val="auto"/>
                <w:szCs w:val="20"/>
                <w:lang w:eastAsia="zh-CN"/>
              </w:rPr>
            </w:rPrChange>
          </w:rPr>
          <w:t>numberOfInvalidSlivers</w:t>
        </w:r>
        <w:proofErr w:type="spellEnd"/>
        <w:r w:rsidRPr="00ED1B8E">
          <w:rPr>
            <w:rFonts w:eastAsiaTheme="minorEastAsia" w:cs="Arial"/>
            <w:color w:val="auto"/>
            <w:szCs w:val="20"/>
            <w:lang w:eastAsia="zh-CN"/>
            <w:rPrChange w:id="614" w:author="Teh Stand" w:date="2023-08-16T09:58:00Z">
              <w:rPr>
                <w:rFonts w:eastAsiaTheme="minorEastAsia" w:cs="Arial"/>
                <w:color w:val="auto"/>
                <w:szCs w:val="20"/>
                <w:lang w:eastAsia="zh-CN"/>
              </w:rPr>
            </w:rPrChange>
          </w:rPr>
          <w:t xml:space="preserve"> that is a count of all items in the dataset that are invalid sliver surfaces;</w:t>
        </w:r>
      </w:ins>
    </w:p>
    <w:p w14:paraId="560069AF" w14:textId="77777777" w:rsidR="00F738E1" w:rsidRPr="00ED1B8E" w:rsidRDefault="00F738E1" w:rsidP="00F738E1">
      <w:pPr>
        <w:pStyle w:val="ParagraphText"/>
        <w:numPr>
          <w:ilvl w:val="0"/>
          <w:numId w:val="54"/>
        </w:numPr>
        <w:spacing w:after="60"/>
        <w:ind w:left="567" w:hanging="283"/>
        <w:jc w:val="both"/>
        <w:rPr>
          <w:ins w:id="615" w:author="Teh Stand" w:date="2023-08-14T12:11:00Z"/>
          <w:rFonts w:eastAsiaTheme="minorEastAsia" w:cs="Arial"/>
          <w:color w:val="auto"/>
          <w:szCs w:val="20"/>
          <w:lang w:eastAsia="zh-CN"/>
          <w:rPrChange w:id="616" w:author="Teh Stand" w:date="2023-08-16T09:58:00Z">
            <w:rPr>
              <w:ins w:id="617" w:author="Teh Stand" w:date="2023-08-14T12:11:00Z"/>
              <w:rFonts w:eastAsiaTheme="minorEastAsia" w:cs="Arial"/>
              <w:color w:val="auto"/>
              <w:szCs w:val="20"/>
              <w:lang w:eastAsia="zh-CN"/>
            </w:rPr>
          </w:rPrChange>
        </w:rPr>
      </w:pPr>
      <w:proofErr w:type="spellStart"/>
      <w:ins w:id="618" w:author="Teh Stand" w:date="2023-08-14T12:11:00Z">
        <w:r w:rsidRPr="00ED1B8E">
          <w:rPr>
            <w:rFonts w:eastAsiaTheme="minorEastAsia" w:cs="Arial"/>
            <w:color w:val="auto"/>
            <w:szCs w:val="20"/>
            <w:lang w:eastAsia="zh-CN"/>
            <w:rPrChange w:id="619" w:author="Teh Stand" w:date="2023-08-16T09:58:00Z">
              <w:rPr>
                <w:rFonts w:eastAsiaTheme="minorEastAsia" w:cs="Arial"/>
                <w:color w:val="auto"/>
                <w:szCs w:val="20"/>
                <w:lang w:eastAsia="zh-CN"/>
              </w:rPr>
            </w:rPrChange>
          </w:rPr>
          <w:t>numberOfInvalidSelfIntersects</w:t>
        </w:r>
        <w:proofErr w:type="spellEnd"/>
        <w:r w:rsidRPr="00ED1B8E">
          <w:rPr>
            <w:rFonts w:eastAsiaTheme="minorEastAsia" w:cs="Arial"/>
            <w:color w:val="auto"/>
            <w:szCs w:val="20"/>
            <w:lang w:eastAsia="zh-CN"/>
            <w:rPrChange w:id="620" w:author="Teh Stand" w:date="2023-08-16T09:58:00Z">
              <w:rPr>
                <w:rFonts w:eastAsiaTheme="minorEastAsia" w:cs="Arial"/>
                <w:color w:val="auto"/>
                <w:szCs w:val="20"/>
                <w:lang w:eastAsia="zh-CN"/>
              </w:rPr>
            </w:rPrChange>
          </w:rPr>
          <w:t xml:space="preserve"> that is a count of all items in the dataset that illegally intersect with themselves; and </w:t>
        </w:r>
      </w:ins>
    </w:p>
    <w:p w14:paraId="68E34ED1" w14:textId="77777777" w:rsidR="00F738E1" w:rsidRPr="00ED1B8E" w:rsidRDefault="00F738E1" w:rsidP="00F738E1">
      <w:pPr>
        <w:pStyle w:val="ParagraphText"/>
        <w:numPr>
          <w:ilvl w:val="0"/>
          <w:numId w:val="54"/>
        </w:numPr>
        <w:spacing w:after="120"/>
        <w:ind w:left="567" w:hanging="283"/>
        <w:jc w:val="both"/>
        <w:rPr>
          <w:ins w:id="621" w:author="Teh Stand" w:date="2023-08-14T12:11:00Z"/>
          <w:rFonts w:eastAsiaTheme="minorEastAsia" w:cs="Arial"/>
          <w:color w:val="auto"/>
          <w:szCs w:val="20"/>
          <w:lang w:eastAsia="zh-CN"/>
          <w:rPrChange w:id="622" w:author="Teh Stand" w:date="2023-08-16T09:58:00Z">
            <w:rPr>
              <w:ins w:id="623" w:author="Teh Stand" w:date="2023-08-14T12:11:00Z"/>
              <w:rFonts w:eastAsiaTheme="minorEastAsia" w:cs="Arial"/>
              <w:color w:val="auto"/>
              <w:szCs w:val="20"/>
              <w:lang w:eastAsia="zh-CN"/>
            </w:rPr>
          </w:rPrChange>
        </w:rPr>
      </w:pPr>
      <w:proofErr w:type="spellStart"/>
      <w:proofErr w:type="gramStart"/>
      <w:ins w:id="624" w:author="Teh Stand" w:date="2023-08-14T12:11:00Z">
        <w:r w:rsidRPr="00ED1B8E">
          <w:rPr>
            <w:rFonts w:eastAsiaTheme="minorEastAsia" w:cs="Arial"/>
            <w:color w:val="auto"/>
            <w:szCs w:val="20"/>
            <w:lang w:eastAsia="zh-CN"/>
            <w:rPrChange w:id="625" w:author="Teh Stand" w:date="2023-08-16T09:58:00Z">
              <w:rPr>
                <w:rFonts w:eastAsiaTheme="minorEastAsia" w:cs="Arial"/>
                <w:color w:val="auto"/>
                <w:szCs w:val="20"/>
                <w:lang w:eastAsia="zh-CN"/>
              </w:rPr>
            </w:rPrChange>
          </w:rPr>
          <w:t>numberOfInvalidSelfOverlap</w:t>
        </w:r>
        <w:proofErr w:type="spellEnd"/>
        <w:proofErr w:type="gramEnd"/>
        <w:r w:rsidRPr="00ED1B8E">
          <w:rPr>
            <w:rFonts w:eastAsiaTheme="minorEastAsia" w:cs="Arial"/>
            <w:color w:val="auto"/>
            <w:szCs w:val="20"/>
            <w:lang w:eastAsia="zh-CN"/>
            <w:rPrChange w:id="626" w:author="Teh Stand" w:date="2023-08-16T09:58:00Z">
              <w:rPr>
                <w:rFonts w:eastAsiaTheme="minorEastAsia" w:cs="Arial"/>
                <w:color w:val="auto"/>
                <w:szCs w:val="20"/>
                <w:lang w:eastAsia="zh-CN"/>
              </w:rPr>
            </w:rPrChange>
          </w:rPr>
          <w:t xml:space="preserve"> that indicates all items in the dataset that illegally self-overlap.</w:t>
        </w:r>
      </w:ins>
    </w:p>
    <w:p w14:paraId="0822F418" w14:textId="4A7DFC1B" w:rsidR="00AB2995" w:rsidRDefault="00AB2995" w:rsidP="00AB2995">
      <w:pPr>
        <w:pStyle w:val="ParagraphText"/>
        <w:spacing w:after="120"/>
        <w:jc w:val="both"/>
        <w:rPr>
          <w:ins w:id="627" w:author="Teh Stand" w:date="2023-08-14T12:04:00Z"/>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rPr>
          <w:ins w:id="628" w:author="Teh Stand" w:date="2023-08-14T12:05:00Z"/>
        </w:rPr>
      </w:pPr>
      <w:bookmarkStart w:id="629" w:name="_Toc143083042"/>
      <w:ins w:id="630" w:author="Teh Stand" w:date="2023-08-14T12:05:00Z">
        <w:r w:rsidRPr="007F395B">
          <w:t>Positional uncertainty and accuracy</w:t>
        </w:r>
        <w:bookmarkEnd w:id="629"/>
      </w:ins>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rPr>
          <w:ins w:id="631" w:author="Teh Stand" w:date="2023-08-14T12:05:00Z"/>
        </w:rPr>
      </w:pPr>
      <w:bookmarkStart w:id="632" w:name="_Toc143083043"/>
      <w:ins w:id="633" w:author="Teh Stand" w:date="2023-08-14T12:05:00Z">
        <w:r w:rsidRPr="007F395B">
          <w:t>Absolute or external accuracy</w:t>
        </w:r>
        <w:bookmarkEnd w:id="632"/>
      </w:ins>
    </w:p>
    <w:p w14:paraId="597FA1BA" w14:textId="4809635A" w:rsidR="00F738E1" w:rsidRPr="00C43BD7" w:rsidRDefault="00F738E1" w:rsidP="00F738E1">
      <w:pPr>
        <w:pStyle w:val="ParagraphText"/>
        <w:spacing w:after="120"/>
        <w:jc w:val="both"/>
        <w:rPr>
          <w:ins w:id="634" w:author="Teh Stand" w:date="2023-08-14T12:12:00Z"/>
          <w:rFonts w:eastAsiaTheme="minorEastAsia" w:cs="Arial"/>
          <w:color w:val="auto"/>
          <w:szCs w:val="20"/>
          <w:lang w:eastAsia="zh-CN"/>
        </w:rPr>
      </w:pPr>
      <w:ins w:id="635" w:author="Teh Stand" w:date="2023-08-14T12:12:00Z">
        <w:r w:rsidRPr="00C43BD7">
          <w:rPr>
            <w:rFonts w:cs="Arial"/>
            <w:color w:val="auto"/>
            <w:szCs w:val="20"/>
          </w:rPr>
          <w:t xml:space="preserve">Absolute or external accuracy is applicable for </w:t>
        </w:r>
      </w:ins>
      <w:ins w:id="636" w:author="Teh Stand" w:date="2023-08-16T09:58:00Z">
        <w:r w:rsidR="00ED1B8E" w:rsidRPr="00C43BD7">
          <w:rPr>
            <w:rFonts w:cs="Arial"/>
            <w:color w:val="auto"/>
            <w:szCs w:val="20"/>
          </w:rPr>
          <w:t>S-101</w:t>
        </w:r>
      </w:ins>
      <w:ins w:id="637" w:author="Teh Stand" w:date="2023-08-14T12:12:00Z">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ins>
    </w:p>
    <w:p w14:paraId="246FD4CC" w14:textId="7919B549" w:rsidR="00F738E1" w:rsidRPr="00C43BD7" w:rsidRDefault="00ED1B8E" w:rsidP="00C43BD7">
      <w:pPr>
        <w:pStyle w:val="ParagraphText"/>
        <w:spacing w:after="120"/>
        <w:jc w:val="both"/>
        <w:rPr>
          <w:ins w:id="638" w:author="Teh Stand" w:date="2023-08-14T12:12:00Z"/>
          <w:rFonts w:eastAsiaTheme="minorEastAsia" w:cs="Arial"/>
          <w:color w:val="auto"/>
          <w:szCs w:val="20"/>
          <w:lang w:eastAsia="zh-CN"/>
        </w:rPr>
      </w:pPr>
      <w:ins w:id="639" w:author="Teh Stand" w:date="2023-08-16T09:58:00Z">
        <w:r w:rsidRPr="00C43BD7">
          <w:rPr>
            <w:rFonts w:cs="Arial"/>
            <w:color w:val="auto"/>
            <w:szCs w:val="20"/>
          </w:rPr>
          <w:t>S-101</w:t>
        </w:r>
      </w:ins>
      <w:ins w:id="640" w:author="Teh Stand" w:date="2023-08-14T12:12:00Z">
        <w:r w:rsidR="00F738E1" w:rsidRPr="00C43BD7">
          <w:rPr>
            <w:rFonts w:cs="Arial"/>
            <w:color w:val="auto"/>
            <w:szCs w:val="20"/>
          </w:rPr>
          <w:t xml:space="preserve"> products must be tested with absolute or external accuracy checks prior to release by the Data Producer. The Data Producer must review the check results and address any issues to ensure sufficient quality of the data products. The checks are listed in Annex </w:t>
        </w:r>
      </w:ins>
      <w:ins w:id="641" w:author="Teh Stand" w:date="2023-08-16T09:58:00Z">
        <w:r w:rsidRPr="00C43BD7">
          <w:rPr>
            <w:rFonts w:cs="Arial"/>
            <w:color w:val="auto"/>
            <w:szCs w:val="20"/>
          </w:rPr>
          <w:t>C</w:t>
        </w:r>
      </w:ins>
      <w:ins w:id="642" w:author="Teh Stand" w:date="2023-08-14T12:12:00Z">
        <w:r w:rsidR="00F738E1" w:rsidRPr="00C43BD7">
          <w:rPr>
            <w:rFonts w:cs="Arial"/>
            <w:color w:val="auto"/>
            <w:szCs w:val="20"/>
          </w:rPr>
          <w:t>. Data should only be published if it passes the test</w:t>
        </w:r>
        <w:r w:rsidR="00F738E1" w:rsidRPr="00C43BD7">
          <w:rPr>
            <w:rFonts w:eastAsiaTheme="minorEastAsia" w:cs="Arial"/>
            <w:color w:val="auto"/>
            <w:szCs w:val="20"/>
            <w:lang w:eastAsia="zh-CN"/>
          </w:rPr>
          <w:t xml:space="preserve">. </w:t>
        </w:r>
      </w:ins>
    </w:p>
    <w:p w14:paraId="71436ADA" w14:textId="246D7EE2" w:rsidR="00F738E1" w:rsidRPr="00C43BD7" w:rsidRDefault="00F738E1" w:rsidP="00F738E1">
      <w:pPr>
        <w:pStyle w:val="ParagraphText"/>
        <w:spacing w:after="120"/>
        <w:jc w:val="both"/>
        <w:rPr>
          <w:ins w:id="643" w:author="Teh Stand" w:date="2023-08-14T12:12:00Z"/>
          <w:rFonts w:eastAsiaTheme="minorEastAsia" w:cs="Arial"/>
          <w:color w:val="auto"/>
          <w:szCs w:val="20"/>
          <w:highlight w:val="yellow"/>
          <w:lang w:eastAsia="zh-CN"/>
        </w:rPr>
      </w:pPr>
      <w:bookmarkStart w:id="644" w:name="OLE_LINK6"/>
      <w:ins w:id="645" w:author="Teh Stand" w:date="2023-08-14T12:12:00Z">
        <w:r w:rsidRPr="00C43BD7">
          <w:rPr>
            <w:rFonts w:eastAsiaTheme="minorEastAsia" w:cs="Arial"/>
            <w:color w:val="auto"/>
            <w:szCs w:val="20"/>
            <w:lang w:eastAsia="zh-CN"/>
          </w:rPr>
          <w:t xml:space="preserve">In terms of absolute or external accuracy, </w:t>
        </w:r>
      </w:ins>
      <w:ins w:id="646" w:author="Teh Stand" w:date="2023-08-16T10:05:00Z">
        <w:r w:rsidR="00C43BD7" w:rsidRPr="00C43BD7">
          <w:rPr>
            <w:rFonts w:eastAsiaTheme="minorEastAsia" w:cs="Arial"/>
            <w:color w:val="auto"/>
            <w:szCs w:val="20"/>
            <w:lang w:eastAsia="zh-CN"/>
          </w:rPr>
          <w:t>S-101</w:t>
        </w:r>
      </w:ins>
      <w:ins w:id="647" w:author="Teh Stand" w:date="2023-08-14T12:12:00Z">
        <w:r w:rsidRPr="00C43BD7">
          <w:rPr>
            <w:rFonts w:eastAsiaTheme="minorEastAsia" w:cs="Arial"/>
            <w:color w:val="auto"/>
            <w:szCs w:val="20"/>
            <w:lang w:eastAsia="zh-CN"/>
          </w:rPr>
          <w:t xml:space="preserve"> products must at least populate </w:t>
        </w:r>
        <w:proofErr w:type="spellStart"/>
        <w:r w:rsidRPr="00C43BD7">
          <w:rPr>
            <w:rFonts w:eastAsiaTheme="minorEastAsia" w:cs="Arial"/>
            <w:color w:val="auto"/>
            <w:szCs w:val="20"/>
            <w:lang w:eastAsia="zh-CN"/>
          </w:rPr>
          <w:t>RMSError</w:t>
        </w:r>
        <w:proofErr w:type="spellEnd"/>
        <w:r w:rsidRPr="00C43BD7">
          <w:rPr>
            <w:rFonts w:eastAsiaTheme="minorEastAsia" w:cs="Arial"/>
            <w:color w:val="auto"/>
            <w:szCs w:val="20"/>
            <w:lang w:eastAsia="zh-CN"/>
          </w:rPr>
          <w:t xml:space="preserve"> that indicates the standard deviation, where the true value is not estimated from the observations but known a priori.</w:t>
        </w:r>
        <w:bookmarkEnd w:id="644"/>
      </w:ins>
    </w:p>
    <w:p w14:paraId="426717BE" w14:textId="77777777" w:rsidR="00F738E1" w:rsidRPr="00C43BD7" w:rsidRDefault="00F738E1" w:rsidP="00F738E1">
      <w:pPr>
        <w:pStyle w:val="ParagraphText"/>
        <w:spacing w:after="60"/>
        <w:jc w:val="both"/>
        <w:rPr>
          <w:ins w:id="648" w:author="Teh Stand" w:date="2023-08-14T12:12:00Z"/>
          <w:rFonts w:eastAsiaTheme="minorEastAsia" w:cs="Arial"/>
          <w:color w:val="auto"/>
          <w:szCs w:val="20"/>
          <w:lang w:eastAsia="zh-CN"/>
        </w:rPr>
      </w:pPr>
      <w:ins w:id="649" w:author="Teh Stand" w:date="2023-08-14T12:12:00Z">
        <w:r w:rsidRPr="00C43BD7">
          <w:rPr>
            <w:rFonts w:cs="Arial"/>
            <w:color w:val="auto"/>
            <w:szCs w:val="20"/>
          </w:rPr>
          <w:t>Recommendations for absolute or external accuracy</w:t>
        </w:r>
        <w:r w:rsidRPr="00C43BD7">
          <w:rPr>
            <w:rFonts w:eastAsiaTheme="minorEastAsia" w:cs="Arial"/>
            <w:color w:val="auto"/>
            <w:szCs w:val="20"/>
            <w:lang w:eastAsia="zh-CN"/>
          </w:rPr>
          <w:t xml:space="preserve"> are as follows</w:t>
        </w:r>
        <w:r w:rsidRPr="00C43BD7">
          <w:rPr>
            <w:rFonts w:cs="Arial"/>
            <w:color w:val="auto"/>
            <w:szCs w:val="20"/>
          </w:rPr>
          <w:t>:</w:t>
        </w:r>
      </w:ins>
    </w:p>
    <w:p w14:paraId="0806B941" w14:textId="77777777" w:rsidR="00F738E1" w:rsidRPr="00C43BD7" w:rsidRDefault="00F738E1" w:rsidP="00F738E1">
      <w:pPr>
        <w:pStyle w:val="ParagraphText"/>
        <w:spacing w:after="60"/>
        <w:ind w:left="840" w:firstLine="420"/>
        <w:jc w:val="both"/>
        <w:rPr>
          <w:ins w:id="650" w:author="Teh Stand" w:date="2023-08-14T12:12:00Z"/>
          <w:rFonts w:ascii="Courier New" w:hAnsi="Courier New" w:cs="Courier New"/>
          <w:i/>
          <w:color w:val="auto"/>
          <w:szCs w:val="20"/>
        </w:rPr>
      </w:pPr>
      <w:ins w:id="651" w:author="Teh Stand" w:date="2023-08-14T12:12:00Z">
        <w:r w:rsidRPr="00C43BD7">
          <w:rPr>
            <w:rFonts w:ascii="Courier New" w:hAnsi="Courier New" w:cs="Courier New"/>
            <w:i/>
            <w:color w:val="auto"/>
            <w:szCs w:val="20"/>
          </w:rPr>
          <w:t>Maximum RMSE (horizontal) = E / 10000</w:t>
        </w:r>
      </w:ins>
    </w:p>
    <w:p w14:paraId="04FDB54E" w14:textId="77777777" w:rsidR="00F738E1" w:rsidRPr="00C43BD7" w:rsidRDefault="00F738E1" w:rsidP="00F738E1">
      <w:pPr>
        <w:pStyle w:val="ParagraphText"/>
        <w:spacing w:after="60"/>
        <w:ind w:left="1260"/>
        <w:jc w:val="both"/>
        <w:rPr>
          <w:ins w:id="652" w:author="Teh Stand" w:date="2023-08-14T12:12:00Z"/>
          <w:rFonts w:ascii="Courier New" w:hAnsi="Courier New" w:cs="Courier New"/>
          <w:i/>
          <w:color w:val="auto"/>
          <w:szCs w:val="20"/>
        </w:rPr>
      </w:pPr>
      <w:ins w:id="653" w:author="Teh Stand" w:date="2023-08-14T12:12:00Z">
        <w:r w:rsidRPr="00C43BD7">
          <w:rPr>
            <w:rFonts w:ascii="Courier New" w:hAnsi="Courier New" w:cs="Courier New"/>
            <w:i/>
            <w:color w:val="auto"/>
            <w:szCs w:val="20"/>
          </w:rPr>
          <w:t xml:space="preserve">Maximum RMSE (vertical) = </w:t>
        </w:r>
        <w:proofErr w:type="spellStart"/>
        <w:r w:rsidRPr="00C43BD7">
          <w:rPr>
            <w:rFonts w:ascii="Courier New" w:hAnsi="Courier New" w:cs="Courier New"/>
            <w:i/>
            <w:color w:val="auto"/>
            <w:szCs w:val="20"/>
          </w:rPr>
          <w:t>Vint</w:t>
        </w:r>
        <w:proofErr w:type="spellEnd"/>
        <w:r w:rsidRPr="00C43BD7">
          <w:rPr>
            <w:rFonts w:ascii="Courier New" w:hAnsi="Courier New" w:cs="Courier New"/>
            <w:i/>
            <w:color w:val="auto"/>
            <w:szCs w:val="20"/>
          </w:rPr>
          <w:t xml:space="preserve"> / 6</w:t>
        </w:r>
      </w:ins>
    </w:p>
    <w:p w14:paraId="142117C7" w14:textId="77777777" w:rsidR="00F738E1" w:rsidRPr="00C43BD7" w:rsidRDefault="00F738E1" w:rsidP="00F738E1">
      <w:pPr>
        <w:pStyle w:val="ParagraphText"/>
        <w:spacing w:after="60"/>
        <w:jc w:val="both"/>
        <w:rPr>
          <w:ins w:id="654" w:author="Teh Stand" w:date="2023-08-14T12:12:00Z"/>
          <w:rFonts w:cs="Arial"/>
          <w:color w:val="auto"/>
          <w:szCs w:val="20"/>
        </w:rPr>
      </w:pPr>
      <w:ins w:id="655" w:author="Teh Stand" w:date="2023-08-14T12:12:00Z">
        <w:r w:rsidRPr="00C43BD7">
          <w:rPr>
            <w:rFonts w:cs="Arial"/>
            <w:color w:val="auto"/>
            <w:szCs w:val="20"/>
          </w:rPr>
          <w:t>Where:</w:t>
        </w:r>
      </w:ins>
    </w:p>
    <w:p w14:paraId="5499E7BC" w14:textId="77777777" w:rsidR="00F738E1" w:rsidRPr="00C43BD7" w:rsidRDefault="00F738E1" w:rsidP="00F738E1">
      <w:pPr>
        <w:pStyle w:val="ParagraphText"/>
        <w:spacing w:after="60"/>
        <w:ind w:left="840" w:firstLine="420"/>
        <w:jc w:val="both"/>
        <w:rPr>
          <w:ins w:id="656" w:author="Teh Stand" w:date="2023-08-14T12:12:00Z"/>
          <w:rFonts w:cs="Arial"/>
          <w:color w:val="auto"/>
          <w:szCs w:val="20"/>
        </w:rPr>
      </w:pPr>
      <w:ins w:id="657" w:author="Teh Stand" w:date="2023-08-14T12:12:00Z">
        <w:r w:rsidRPr="00C43BD7">
          <w:rPr>
            <w:rFonts w:ascii="Courier New" w:hAnsi="Courier New" w:cs="Courier New"/>
            <w:i/>
            <w:color w:val="auto"/>
            <w:szCs w:val="20"/>
          </w:rPr>
          <w:t>E</w:t>
        </w:r>
        <w:r w:rsidRPr="00C43BD7">
          <w:rPr>
            <w:rFonts w:cs="Arial"/>
            <w:color w:val="auto"/>
            <w:szCs w:val="20"/>
          </w:rPr>
          <w:t xml:space="preserve"> = Denominator of intended scale of mapping</w:t>
        </w:r>
      </w:ins>
    </w:p>
    <w:p w14:paraId="2F5C0B36" w14:textId="77777777" w:rsidR="00F738E1" w:rsidRPr="00C43BD7" w:rsidRDefault="00F738E1" w:rsidP="00F738E1">
      <w:pPr>
        <w:pStyle w:val="ParagraphText"/>
        <w:spacing w:after="120"/>
        <w:ind w:left="840" w:firstLine="420"/>
        <w:jc w:val="both"/>
        <w:rPr>
          <w:ins w:id="658" w:author="Teh Stand" w:date="2023-08-14T12:12:00Z"/>
          <w:rFonts w:cs="Arial"/>
          <w:color w:val="auto"/>
          <w:szCs w:val="20"/>
        </w:rPr>
      </w:pPr>
      <w:proofErr w:type="spellStart"/>
      <w:ins w:id="659" w:author="Teh Stand" w:date="2023-08-14T12:12:00Z">
        <w:r w:rsidRPr="00C43BD7">
          <w:rPr>
            <w:rFonts w:ascii="Courier New" w:hAnsi="Courier New" w:cs="Courier New"/>
            <w:i/>
            <w:color w:val="auto"/>
            <w:szCs w:val="20"/>
          </w:rPr>
          <w:t>Vint</w:t>
        </w:r>
        <w:proofErr w:type="spellEnd"/>
        <w:r w:rsidRPr="00C43BD7">
          <w:rPr>
            <w:rFonts w:cs="Arial"/>
            <w:color w:val="auto"/>
            <w:szCs w:val="20"/>
          </w:rPr>
          <w:t xml:space="preserve"> = Normal contour line interval</w:t>
        </w:r>
      </w:ins>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660" w:author="Teh Stand" w:date="2023-08-14T12:12:00Z"/>
        </w:rPr>
      </w:pPr>
      <w:bookmarkStart w:id="661" w:name="_Toc143083044"/>
      <w:ins w:id="662" w:author="Teh Stand" w:date="2023-08-14T12:12:00Z">
        <w:r w:rsidRPr="00F738E1">
          <w:t>Vertical position accuracy</w:t>
        </w:r>
        <w:bookmarkEnd w:id="661"/>
      </w:ins>
    </w:p>
    <w:p w14:paraId="250F02FE" w14:textId="28916724" w:rsidR="00F738E1" w:rsidRPr="00000336" w:rsidRDefault="00F738E1" w:rsidP="00F738E1">
      <w:pPr>
        <w:pStyle w:val="ParagraphText"/>
        <w:spacing w:after="120"/>
        <w:jc w:val="both"/>
        <w:rPr>
          <w:ins w:id="663" w:author="Teh Stand" w:date="2023-08-14T12:12:00Z"/>
          <w:rFonts w:eastAsiaTheme="minorEastAsia" w:cs="Arial"/>
          <w:color w:val="auto"/>
          <w:szCs w:val="20"/>
          <w:lang w:eastAsia="zh-CN"/>
        </w:rPr>
      </w:pPr>
      <w:ins w:id="664" w:author="Teh Stand" w:date="2023-08-14T12:12:00Z">
        <w:r w:rsidRPr="001B179C">
          <w:rPr>
            <w:rFonts w:cs="Arial"/>
            <w:color w:val="auto"/>
            <w:szCs w:val="20"/>
          </w:rPr>
          <w:t xml:space="preserve">Vertical position accuracy is applicable for </w:t>
        </w:r>
      </w:ins>
      <w:ins w:id="665" w:author="Teh Stand" w:date="2023-08-16T10:07:00Z">
        <w:r w:rsidR="00C43BD7" w:rsidRPr="001B179C">
          <w:rPr>
            <w:rFonts w:cs="Arial"/>
            <w:color w:val="auto"/>
            <w:szCs w:val="20"/>
          </w:rPr>
          <w:t>S-101</w:t>
        </w:r>
      </w:ins>
      <w:ins w:id="666" w:author="Teh Stand" w:date="2023-08-14T12:12:00Z">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ins>
    </w:p>
    <w:p w14:paraId="4BF29EA4" w14:textId="089AE970" w:rsidR="00F738E1" w:rsidRPr="001B179C" w:rsidRDefault="00C43BD7" w:rsidP="00F738E1">
      <w:pPr>
        <w:pStyle w:val="ParagraphText"/>
        <w:spacing w:after="120"/>
        <w:jc w:val="both"/>
        <w:rPr>
          <w:ins w:id="667" w:author="Teh Stand" w:date="2023-08-14T12:12:00Z"/>
          <w:rFonts w:eastAsiaTheme="minorEastAsia" w:cs="Arial"/>
          <w:color w:val="auto"/>
          <w:szCs w:val="20"/>
          <w:lang w:eastAsia="zh-CN"/>
          <w:rPrChange w:id="668" w:author="Teh Stand" w:date="2023-08-16T10:23:00Z">
            <w:rPr>
              <w:ins w:id="669" w:author="Teh Stand" w:date="2023-08-14T12:12:00Z"/>
              <w:rFonts w:eastAsiaTheme="minorEastAsia" w:cs="Arial"/>
              <w:color w:val="auto"/>
              <w:szCs w:val="20"/>
              <w:lang w:eastAsia="zh-CN"/>
            </w:rPr>
          </w:rPrChange>
        </w:rPr>
      </w:pPr>
      <w:ins w:id="670" w:author="Teh Stand" w:date="2023-08-16T10:07:00Z">
        <w:r w:rsidRPr="00EE21A9">
          <w:rPr>
            <w:rFonts w:cs="Arial"/>
            <w:color w:val="auto"/>
            <w:szCs w:val="20"/>
          </w:rPr>
          <w:t>S-101</w:t>
        </w:r>
      </w:ins>
      <w:ins w:id="671" w:author="Teh Stand" w:date="2023-08-14T12:12:00Z">
        <w:r w:rsidR="00F738E1" w:rsidRPr="001B179C">
          <w:rPr>
            <w:rFonts w:cs="Arial"/>
            <w:color w:val="auto"/>
            <w:szCs w:val="20"/>
            <w:rPrChange w:id="672" w:author="Teh Stand" w:date="2023-08-16T10:23:00Z">
              <w:rPr>
                <w:rFonts w:cs="Arial"/>
                <w:color w:val="auto"/>
                <w:szCs w:val="20"/>
              </w:rPr>
            </w:rPrChange>
          </w:rPr>
          <w:t xml:space="preserve"> products must be tested with vertical position accuracy checks prior to release by the Data Producer. The Data Producer must review the check results and address any issues to ensure sufficient quality of the data products. The checks are listed in Annex </w:t>
        </w:r>
      </w:ins>
      <w:ins w:id="673" w:author="Teh Stand" w:date="2023-08-16T10:07:00Z">
        <w:r w:rsidRPr="001B179C">
          <w:rPr>
            <w:rFonts w:cs="Arial"/>
            <w:color w:val="auto"/>
            <w:szCs w:val="20"/>
            <w:rPrChange w:id="674" w:author="Teh Stand" w:date="2023-08-16T10:23:00Z">
              <w:rPr>
                <w:rFonts w:cs="Arial"/>
                <w:color w:val="auto"/>
                <w:szCs w:val="20"/>
              </w:rPr>
            </w:rPrChange>
          </w:rPr>
          <w:t>C</w:t>
        </w:r>
      </w:ins>
      <w:ins w:id="675" w:author="Teh Stand" w:date="2023-08-14T12:12:00Z">
        <w:r w:rsidR="00F738E1" w:rsidRPr="001B179C">
          <w:rPr>
            <w:rFonts w:cs="Arial"/>
            <w:color w:val="auto"/>
            <w:szCs w:val="20"/>
            <w:rPrChange w:id="676" w:author="Teh Stand" w:date="2023-08-16T10:23:00Z">
              <w:rPr>
                <w:rFonts w:cs="Arial"/>
                <w:color w:val="auto"/>
                <w:szCs w:val="20"/>
              </w:rPr>
            </w:rPrChange>
          </w:rPr>
          <w:t>. It is allowable to publish the data with a quality statement which indicates non-conformance.</w:t>
        </w:r>
      </w:ins>
    </w:p>
    <w:p w14:paraId="2B0F9EA0" w14:textId="0EDF7EE0" w:rsidR="00F738E1" w:rsidRPr="001B179C" w:rsidRDefault="001B179C" w:rsidP="00F738E1">
      <w:pPr>
        <w:pStyle w:val="ParagraphText"/>
        <w:spacing w:after="120"/>
        <w:jc w:val="both"/>
        <w:rPr>
          <w:ins w:id="677" w:author="Teh Stand" w:date="2023-08-14T12:12:00Z"/>
          <w:rFonts w:cs="Arial"/>
          <w:color w:val="auto"/>
          <w:szCs w:val="20"/>
        </w:rPr>
      </w:pPr>
      <w:bookmarkStart w:id="678" w:name="OLE_LINK8"/>
      <w:ins w:id="679" w:author="Teh Stand" w:date="2023-08-16T10:22:00Z">
        <w:r w:rsidRPr="001B179C">
          <w:rPr>
            <w:rFonts w:cs="Arial"/>
            <w:color w:val="auto"/>
            <w:szCs w:val="20"/>
          </w:rPr>
          <w:t>The Product Specification must describe how vertical position accuracy is to be populated; for example, stating the mechanism to reference the quality evaluation procedure, and allowable values for the quality results.</w:t>
        </w:r>
      </w:ins>
    </w:p>
    <w:p w14:paraId="27B68B70" w14:textId="6A687C67"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680" w:author="Teh Stand" w:date="2023-08-14T12:13:00Z"/>
        </w:rPr>
      </w:pPr>
      <w:bookmarkStart w:id="681" w:name="_Toc143083045"/>
      <w:bookmarkEnd w:id="678"/>
      <w:ins w:id="682" w:author="Teh Stand" w:date="2023-08-14T12:13:00Z">
        <w:r w:rsidRPr="00F738E1">
          <w:t>Horizontal position accuracy</w:t>
        </w:r>
        <w:bookmarkEnd w:id="681"/>
      </w:ins>
    </w:p>
    <w:p w14:paraId="11153A29" w14:textId="3C0F00D5" w:rsidR="00F738E1" w:rsidRPr="001B179C" w:rsidRDefault="00F738E1" w:rsidP="00F738E1">
      <w:pPr>
        <w:pStyle w:val="ParagraphText"/>
        <w:spacing w:after="120"/>
        <w:jc w:val="both"/>
        <w:rPr>
          <w:ins w:id="683" w:author="Teh Stand" w:date="2023-08-14T12:13:00Z"/>
          <w:rFonts w:eastAsiaTheme="minorEastAsia" w:cs="Arial"/>
          <w:color w:val="auto"/>
          <w:szCs w:val="20"/>
          <w:lang w:eastAsia="zh-CN"/>
        </w:rPr>
      </w:pPr>
      <w:ins w:id="684" w:author="Teh Stand" w:date="2023-08-14T12:13:00Z">
        <w:r w:rsidRPr="001B179C">
          <w:rPr>
            <w:rFonts w:cs="Arial"/>
            <w:color w:val="auto"/>
            <w:szCs w:val="20"/>
          </w:rPr>
          <w:t xml:space="preserve">Horizontal position accuracy is applicable for </w:t>
        </w:r>
      </w:ins>
      <w:ins w:id="685" w:author="Teh Stand" w:date="2023-08-16T10:13:00Z">
        <w:r w:rsidR="006B622B" w:rsidRPr="001B179C">
          <w:rPr>
            <w:rFonts w:cs="Arial"/>
            <w:color w:val="auto"/>
            <w:szCs w:val="20"/>
          </w:rPr>
          <w:t>S-101</w:t>
        </w:r>
      </w:ins>
      <w:ins w:id="686" w:author="Teh Stand" w:date="2023-08-14T12:13:00Z">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ins>
    </w:p>
    <w:p w14:paraId="7664F59B" w14:textId="006F2CDF" w:rsidR="00F738E1" w:rsidRPr="001B179C" w:rsidRDefault="006B622B" w:rsidP="00F738E1">
      <w:pPr>
        <w:pStyle w:val="ParagraphText"/>
        <w:spacing w:after="120"/>
        <w:jc w:val="both"/>
        <w:rPr>
          <w:ins w:id="687" w:author="Teh Stand" w:date="2023-08-14T12:13:00Z"/>
          <w:rFonts w:eastAsiaTheme="minorEastAsia" w:cs="Arial"/>
          <w:color w:val="auto"/>
          <w:szCs w:val="20"/>
          <w:lang w:eastAsia="zh-CN"/>
        </w:rPr>
      </w:pPr>
      <w:ins w:id="688" w:author="Teh Stand" w:date="2023-08-16T10:13:00Z">
        <w:r w:rsidRPr="001B179C">
          <w:rPr>
            <w:rFonts w:cs="Arial"/>
            <w:color w:val="auto"/>
            <w:szCs w:val="20"/>
          </w:rPr>
          <w:lastRenderedPageBreak/>
          <w:t>S-101</w:t>
        </w:r>
      </w:ins>
      <w:ins w:id="689" w:author="Teh Stand" w:date="2023-08-14T12:13:00Z">
        <w:r w:rsidR="00F738E1" w:rsidRPr="001B179C">
          <w:rPr>
            <w:rFonts w:cs="Arial"/>
            <w:color w:val="auto"/>
            <w:szCs w:val="20"/>
          </w:rPr>
          <w:t xml:space="preserve"> products must be tested with horizontal position accuracy checks prior to release by the Data Producer. The Data Producer must review the check results and address any issues to ensure sufficient quality of the data products. The checks are listed in Annex </w:t>
        </w:r>
      </w:ins>
      <w:ins w:id="690" w:author="Teh Stand" w:date="2023-08-16T10:13:00Z">
        <w:r w:rsidRPr="001B179C">
          <w:rPr>
            <w:rFonts w:cs="Arial"/>
            <w:color w:val="auto"/>
            <w:szCs w:val="20"/>
          </w:rPr>
          <w:t>C</w:t>
        </w:r>
      </w:ins>
      <w:ins w:id="691" w:author="Teh Stand" w:date="2023-08-14T12:13:00Z">
        <w:r w:rsidR="00F738E1" w:rsidRPr="001B179C">
          <w:rPr>
            <w:rFonts w:cs="Arial"/>
            <w:color w:val="auto"/>
            <w:szCs w:val="20"/>
          </w:rPr>
          <w:t xml:space="preserve">. </w:t>
        </w:r>
      </w:ins>
      <w:ins w:id="692" w:author="Teh Stand" w:date="2023-08-16T10:15:00Z">
        <w:r w:rsidR="002628F2" w:rsidRPr="001B179C">
          <w:rPr>
            <w:rFonts w:cs="Arial"/>
            <w:color w:val="auto"/>
            <w:szCs w:val="20"/>
          </w:rPr>
          <w:t>I</w:t>
        </w:r>
      </w:ins>
      <w:ins w:id="693" w:author="Teh Stand" w:date="2023-08-14T12:13:00Z">
        <w:r w:rsidR="00F738E1" w:rsidRPr="001B179C">
          <w:rPr>
            <w:rFonts w:cs="Arial"/>
            <w:color w:val="auto"/>
            <w:szCs w:val="20"/>
          </w:rPr>
          <w:t>t is allowable to publish the data with a quality statement which indicates non-conformance.</w:t>
        </w:r>
      </w:ins>
    </w:p>
    <w:p w14:paraId="213BC011" w14:textId="42CF2498" w:rsidR="00F738E1" w:rsidRPr="00EE21A9" w:rsidRDefault="001B179C" w:rsidP="00F738E1">
      <w:pPr>
        <w:pStyle w:val="ParagraphText"/>
        <w:spacing w:after="120"/>
        <w:jc w:val="both"/>
        <w:rPr>
          <w:ins w:id="694" w:author="Teh Stand" w:date="2023-08-14T12:13:00Z"/>
          <w:rFonts w:cs="Arial"/>
          <w:color w:val="auto"/>
          <w:szCs w:val="20"/>
        </w:rPr>
      </w:pPr>
      <w:ins w:id="695" w:author="Teh Stand" w:date="2023-08-16T10:24:00Z">
        <w:r w:rsidRPr="001B179C">
          <w:rPr>
            <w:rFonts w:cs="Arial"/>
            <w:color w:val="auto"/>
            <w:szCs w:val="20"/>
          </w:rPr>
          <w:t xml:space="preserve">The Product Specification must </w:t>
        </w:r>
        <w:r w:rsidRPr="00B53358">
          <w:rPr>
            <w:rFonts w:cs="Arial"/>
            <w:color w:val="auto"/>
            <w:szCs w:val="20"/>
          </w:rPr>
          <w:t>describe how horizontal position accuracy is to be populated; for example, stating the mechanism to reference the quality evaluation procedure, and allowable values for the quality results.</w:t>
        </w:r>
      </w:ins>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696" w:author="Teh Stand" w:date="2023-08-14T12:14:00Z"/>
        </w:rPr>
      </w:pPr>
      <w:bookmarkStart w:id="697" w:name="_Toc143083046"/>
      <w:ins w:id="698" w:author="Teh Stand" w:date="2023-08-14T12:14:00Z">
        <w:r w:rsidRPr="00F738E1">
          <w:t>Relative or internal accuracy</w:t>
        </w:r>
        <w:bookmarkEnd w:id="697"/>
      </w:ins>
    </w:p>
    <w:p w14:paraId="33B59CC4" w14:textId="6981E4DE" w:rsidR="00F738E1" w:rsidRPr="00B53358" w:rsidRDefault="00F738E1" w:rsidP="00F738E1">
      <w:pPr>
        <w:pStyle w:val="ParagraphText"/>
        <w:spacing w:after="120"/>
        <w:jc w:val="both"/>
        <w:rPr>
          <w:ins w:id="699" w:author="Teh Stand" w:date="2023-08-14T12:14:00Z"/>
          <w:rFonts w:eastAsiaTheme="minorEastAsia" w:cs="Arial"/>
          <w:color w:val="auto"/>
          <w:szCs w:val="20"/>
          <w:lang w:eastAsia="zh-CN"/>
        </w:rPr>
      </w:pPr>
      <w:ins w:id="700" w:author="Teh Stand" w:date="2023-08-14T12:14:00Z">
        <w:r w:rsidRPr="00B53358">
          <w:rPr>
            <w:rFonts w:cs="Arial"/>
            <w:color w:val="auto"/>
            <w:szCs w:val="20"/>
          </w:rPr>
          <w:t xml:space="preserve">Relative or internal accuracy is applicable for </w:t>
        </w:r>
      </w:ins>
      <w:ins w:id="701" w:author="Teh Stand" w:date="2023-08-16T10:26:00Z">
        <w:r w:rsidR="00B53358" w:rsidRPr="00B53358">
          <w:rPr>
            <w:rFonts w:cs="Arial"/>
            <w:color w:val="auto"/>
            <w:szCs w:val="20"/>
          </w:rPr>
          <w:t>S-101</w:t>
        </w:r>
      </w:ins>
      <w:ins w:id="702" w:author="Teh Stand" w:date="2023-08-14T12:14:00Z">
        <w:r w:rsidRPr="00B53358">
          <w:rPr>
            <w:rFonts w:cs="Arial"/>
            <w:color w:val="auto"/>
            <w:szCs w:val="20"/>
          </w:rPr>
          <w:t xml:space="preserve"> and follows the guidelines from S-100 Part 4c.</w:t>
        </w:r>
      </w:ins>
    </w:p>
    <w:p w14:paraId="594BE4D2" w14:textId="548EBFA4" w:rsidR="00F738E1" w:rsidRPr="00B53358" w:rsidRDefault="00B53358" w:rsidP="00F738E1">
      <w:pPr>
        <w:pStyle w:val="ParagraphText"/>
        <w:spacing w:after="120"/>
        <w:jc w:val="both"/>
        <w:rPr>
          <w:ins w:id="703" w:author="Teh Stand" w:date="2023-08-14T12:14:00Z"/>
          <w:rFonts w:eastAsiaTheme="minorEastAsia" w:cs="Arial"/>
          <w:color w:val="auto"/>
          <w:szCs w:val="20"/>
          <w:lang w:eastAsia="zh-CN"/>
        </w:rPr>
      </w:pPr>
      <w:ins w:id="704" w:author="Teh Stand" w:date="2023-08-16T10:27:00Z">
        <w:r w:rsidRPr="00B53358">
          <w:rPr>
            <w:rFonts w:cs="Arial"/>
            <w:color w:val="auto"/>
            <w:szCs w:val="20"/>
          </w:rPr>
          <w:t>S-101</w:t>
        </w:r>
      </w:ins>
      <w:ins w:id="705" w:author="Teh Stand" w:date="2023-08-14T12:14:00Z">
        <w:r w:rsidR="00F738E1" w:rsidRPr="00B53358">
          <w:rPr>
            <w:rFonts w:cs="Arial"/>
            <w:color w:val="auto"/>
            <w:szCs w:val="20"/>
          </w:rPr>
          <w:t xml:space="preserve"> products must be tested with relative or internal accuracy checks prior to release by the Data Producer. The Data Producer must review the check results and address any issues to ensure sufficient quality of the data products. The checks are listed in Annex </w:t>
        </w:r>
      </w:ins>
      <w:ins w:id="706" w:author="Teh Stand" w:date="2023-08-16T10:27:00Z">
        <w:r w:rsidRPr="00B53358">
          <w:rPr>
            <w:rFonts w:cs="Arial"/>
            <w:color w:val="auto"/>
            <w:szCs w:val="20"/>
          </w:rPr>
          <w:t>C</w:t>
        </w:r>
      </w:ins>
      <w:ins w:id="707" w:author="Teh Stand" w:date="2023-08-14T12:14:00Z">
        <w:r w:rsidR="00F738E1" w:rsidRPr="00B53358">
          <w:rPr>
            <w:rFonts w:cs="Arial"/>
            <w:color w:val="auto"/>
            <w:szCs w:val="20"/>
          </w:rPr>
          <w:t>. It is allowable to publish the data with a quality statement which indicates non-conformance.</w:t>
        </w:r>
      </w:ins>
    </w:p>
    <w:p w14:paraId="4F96200F" w14:textId="035AD6DD" w:rsidR="00F738E1" w:rsidRPr="00B53358" w:rsidRDefault="00F738E1" w:rsidP="00F738E1">
      <w:pPr>
        <w:pStyle w:val="ParagraphText"/>
        <w:spacing w:after="120"/>
        <w:jc w:val="both"/>
        <w:rPr>
          <w:ins w:id="708" w:author="Teh Stand" w:date="2023-08-14T12:14:00Z"/>
          <w:rFonts w:eastAsiaTheme="minorEastAsia" w:cs="Arial"/>
          <w:color w:val="auto"/>
          <w:szCs w:val="20"/>
          <w:lang w:eastAsia="zh-CN"/>
        </w:rPr>
      </w:pPr>
      <w:ins w:id="709" w:author="Teh Stand" w:date="2023-08-14T12:14:00Z">
        <w:r w:rsidRPr="00B53358">
          <w:rPr>
            <w:rFonts w:cs="Arial"/>
            <w:color w:val="auto"/>
            <w:szCs w:val="20"/>
          </w:rPr>
          <w:t xml:space="preserve">The Product Specification must describe how relative or internal accuracy is to be populated; for example, stating the mechanism to reference the quality evaluation procedure, and allowable values for the quality results. </w:t>
        </w:r>
      </w:ins>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710" w:author="Teh Stand" w:date="2023-08-14T12:14:00Z"/>
        </w:rPr>
      </w:pPr>
      <w:bookmarkStart w:id="711" w:name="_Toc143083047"/>
      <w:ins w:id="712" w:author="Teh Stand" w:date="2023-08-14T12:15:00Z">
        <w:r w:rsidRPr="00F738E1">
          <w:t>Gridded data positional accuracy</w:t>
        </w:r>
      </w:ins>
      <w:bookmarkEnd w:id="711"/>
    </w:p>
    <w:p w14:paraId="293F15A8" w14:textId="3CA85ED0" w:rsidR="00F738E1" w:rsidRPr="00B53358" w:rsidRDefault="00F738E1" w:rsidP="00F738E1">
      <w:pPr>
        <w:pStyle w:val="ParagraphText"/>
        <w:spacing w:after="120"/>
        <w:jc w:val="both"/>
        <w:rPr>
          <w:ins w:id="713" w:author="Teh Stand" w:date="2023-08-14T12:15:00Z"/>
          <w:rFonts w:eastAsiaTheme="minorEastAsia" w:cs="Arial"/>
          <w:color w:val="auto"/>
          <w:szCs w:val="20"/>
          <w:lang w:eastAsia="zh-CN"/>
        </w:rPr>
      </w:pPr>
      <w:ins w:id="714" w:author="Teh Stand" w:date="2023-08-14T12:15:00Z">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ins>
      <w:ins w:id="715" w:author="Teh Stand" w:date="2023-08-16T10:29:00Z">
        <w:r w:rsidR="00B53358">
          <w:rPr>
            <w:rFonts w:cs="Arial"/>
            <w:color w:val="auto"/>
            <w:szCs w:val="20"/>
          </w:rPr>
          <w:t xml:space="preserve"> not</w:t>
        </w:r>
      </w:ins>
      <w:ins w:id="716" w:author="Teh Stand" w:date="2023-08-14T12:15:00Z">
        <w:r w:rsidRPr="00B53358">
          <w:rPr>
            <w:rFonts w:cs="Arial"/>
            <w:color w:val="auto"/>
            <w:szCs w:val="20"/>
          </w:rPr>
          <w:t xml:space="preserve"> applicable for S-101.</w:t>
        </w:r>
      </w:ins>
    </w:p>
    <w:p w14:paraId="0C9FD157" w14:textId="77777777" w:rsidR="007F395B" w:rsidRDefault="007F395B" w:rsidP="00AB2995">
      <w:pPr>
        <w:pStyle w:val="ParagraphText"/>
        <w:spacing w:after="120"/>
        <w:jc w:val="both"/>
        <w:rPr>
          <w:ins w:id="717" w:author="Teh Stand" w:date="2023-08-14T12:16:00Z"/>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rPr>
          <w:ins w:id="718" w:author="Teh Stand" w:date="2023-08-14T12:17:00Z"/>
        </w:rPr>
      </w:pPr>
      <w:bookmarkStart w:id="719" w:name="_Toc143083048"/>
      <w:ins w:id="720" w:author="Teh Stand" w:date="2023-08-14T12:17:00Z">
        <w:r w:rsidRPr="008F63E6">
          <w:t>Thematic accuracy</w:t>
        </w:r>
        <w:bookmarkEnd w:id="719"/>
      </w:ins>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721" w:author="Teh Stand" w:date="2023-08-14T12:18:00Z"/>
        </w:rPr>
      </w:pPr>
      <w:bookmarkStart w:id="722" w:name="_Toc143083049"/>
      <w:ins w:id="723" w:author="Teh Stand" w:date="2023-08-14T12:18:00Z">
        <w:r w:rsidRPr="008F63E6">
          <w:t>Thematic classification correctness</w:t>
        </w:r>
        <w:bookmarkEnd w:id="722"/>
      </w:ins>
    </w:p>
    <w:p w14:paraId="55302A46" w14:textId="1FEEA355" w:rsidR="008F63E6" w:rsidRPr="00F75022" w:rsidRDefault="008F63E6" w:rsidP="008F63E6">
      <w:pPr>
        <w:pStyle w:val="ParagraphText"/>
        <w:spacing w:after="120"/>
        <w:jc w:val="both"/>
        <w:rPr>
          <w:ins w:id="724" w:author="Teh Stand" w:date="2023-08-14T12:19:00Z"/>
          <w:rFonts w:eastAsiaTheme="minorEastAsia" w:cs="Arial"/>
          <w:color w:val="auto"/>
          <w:szCs w:val="20"/>
          <w:lang w:eastAsia="zh-CN"/>
        </w:rPr>
      </w:pPr>
      <w:ins w:id="725" w:author="Teh Stand" w:date="2023-08-14T12:19:00Z">
        <w:r w:rsidRPr="00F75022">
          <w:rPr>
            <w:rFonts w:cs="Arial"/>
            <w:color w:val="auto"/>
            <w:szCs w:val="20"/>
          </w:rPr>
          <w:t xml:space="preserve">Thematic classification correctness is applicable for </w:t>
        </w:r>
      </w:ins>
      <w:ins w:id="726" w:author="Teh Stand" w:date="2023-08-16T10:29:00Z">
        <w:r w:rsidR="00B53358" w:rsidRPr="00F75022">
          <w:rPr>
            <w:rFonts w:cs="Arial"/>
            <w:color w:val="auto"/>
            <w:szCs w:val="20"/>
          </w:rPr>
          <w:t>S-101</w:t>
        </w:r>
      </w:ins>
      <w:ins w:id="727" w:author="Teh Stand" w:date="2023-08-14T12:19:00Z">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ins>
    </w:p>
    <w:p w14:paraId="33D2A2B6" w14:textId="440EDD50" w:rsidR="008F63E6" w:rsidRPr="00F75022" w:rsidRDefault="00B53358" w:rsidP="008F63E6">
      <w:pPr>
        <w:pStyle w:val="ParagraphText"/>
        <w:spacing w:after="120"/>
        <w:jc w:val="both"/>
        <w:rPr>
          <w:ins w:id="728" w:author="Teh Stand" w:date="2023-08-14T12:19:00Z"/>
          <w:rFonts w:eastAsiaTheme="minorEastAsia" w:cs="Arial"/>
          <w:color w:val="auto"/>
          <w:szCs w:val="20"/>
          <w:lang w:eastAsia="zh-CN"/>
        </w:rPr>
      </w:pPr>
      <w:ins w:id="729" w:author="Teh Stand" w:date="2023-08-16T10:29:00Z">
        <w:r w:rsidRPr="00F75022">
          <w:rPr>
            <w:rFonts w:cs="Arial"/>
            <w:color w:val="auto"/>
            <w:szCs w:val="20"/>
          </w:rPr>
          <w:t>S-101</w:t>
        </w:r>
      </w:ins>
      <w:ins w:id="730" w:author="Teh Stand" w:date="2023-08-14T12:19:00Z">
        <w:r w:rsidR="008F63E6" w:rsidRPr="00F75022">
          <w:rPr>
            <w:rFonts w:cs="Arial"/>
            <w:color w:val="auto"/>
            <w:szCs w:val="20"/>
          </w:rPr>
          <w:t xml:space="preserve"> products must be tested with thematic classification correctness checks prior to release by the Data Producer. The Data Producer must review the check results and address any issues to ensure sufficient quality of the data products. The checks are listed in Annex </w:t>
        </w:r>
      </w:ins>
      <w:ins w:id="731" w:author="Teh Stand" w:date="2023-08-16T10:31:00Z">
        <w:r w:rsidR="00F75022" w:rsidRPr="00F75022">
          <w:rPr>
            <w:rFonts w:cs="Arial"/>
            <w:color w:val="auto"/>
            <w:szCs w:val="20"/>
          </w:rPr>
          <w:t>C</w:t>
        </w:r>
      </w:ins>
      <w:ins w:id="732" w:author="Teh Stand" w:date="2023-08-14T12:19:00Z">
        <w:r w:rsidR="008F63E6" w:rsidRPr="00F75022">
          <w:rPr>
            <w:rFonts w:cs="Arial"/>
            <w:color w:val="auto"/>
            <w:szCs w:val="20"/>
          </w:rPr>
          <w:t>. Data should only be published if it passes the test</w:t>
        </w:r>
        <w:r w:rsidR="00F75022" w:rsidRPr="00F75022">
          <w:rPr>
            <w:rFonts w:eastAsiaTheme="minorEastAsia" w:cs="Arial"/>
            <w:color w:val="auto"/>
            <w:szCs w:val="20"/>
            <w:lang w:eastAsia="zh-CN"/>
          </w:rPr>
          <w:t>.</w:t>
        </w:r>
      </w:ins>
    </w:p>
    <w:p w14:paraId="7B79F345" w14:textId="1B0F7163" w:rsidR="008F63E6" w:rsidRPr="00F75022" w:rsidRDefault="008F63E6" w:rsidP="008F63E6">
      <w:pPr>
        <w:pStyle w:val="ParagraphText"/>
        <w:spacing w:after="120"/>
        <w:jc w:val="both"/>
        <w:rPr>
          <w:ins w:id="733" w:author="Teh Stand" w:date="2023-08-14T12:19:00Z"/>
          <w:rFonts w:cs="Arial"/>
          <w:color w:val="auto"/>
          <w:szCs w:val="20"/>
        </w:rPr>
      </w:pPr>
      <w:ins w:id="734" w:author="Teh Stand" w:date="2023-08-14T12:19:00Z">
        <w:r w:rsidRPr="00F75022">
          <w:rPr>
            <w:rFonts w:eastAsiaTheme="minorEastAsia" w:cs="Arial"/>
            <w:color w:val="auto"/>
            <w:szCs w:val="20"/>
            <w:lang w:eastAsia="zh-CN"/>
          </w:rPr>
          <w:t xml:space="preserve">In terms of </w:t>
        </w:r>
        <w:r w:rsidRPr="00F75022">
          <w:rPr>
            <w:rFonts w:cs="Arial"/>
            <w:color w:val="auto"/>
            <w:szCs w:val="20"/>
          </w:rPr>
          <w:t>thematic classification correctness</w:t>
        </w:r>
        <w:r w:rsidRPr="00F75022">
          <w:rPr>
            <w:rFonts w:eastAsiaTheme="minorEastAsia" w:cs="Arial"/>
            <w:color w:val="auto"/>
            <w:szCs w:val="20"/>
            <w:lang w:eastAsia="zh-CN"/>
          </w:rPr>
          <w:t xml:space="preserve">, </w:t>
        </w:r>
      </w:ins>
      <w:ins w:id="735" w:author="Teh Stand" w:date="2023-08-16T10:33:00Z">
        <w:r w:rsidR="00F75022" w:rsidRPr="00F75022">
          <w:rPr>
            <w:rFonts w:cs="Arial"/>
            <w:color w:val="auto"/>
            <w:szCs w:val="20"/>
          </w:rPr>
          <w:t>S-101</w:t>
        </w:r>
      </w:ins>
      <w:ins w:id="736" w:author="Teh Stand" w:date="2023-08-14T12:19:00Z">
        <w:r w:rsidRPr="00F75022">
          <w:rPr>
            <w:rFonts w:eastAsiaTheme="minorEastAsia" w:cs="Arial"/>
            <w:color w:val="auto"/>
            <w:szCs w:val="20"/>
            <w:lang w:eastAsia="zh-CN"/>
          </w:rPr>
          <w:t xml:space="preserve"> products must at least populate </w:t>
        </w:r>
        <w:proofErr w:type="spellStart"/>
        <w:r w:rsidRPr="00F75022">
          <w:rPr>
            <w:rFonts w:cs="Arial"/>
            <w:color w:val="auto"/>
            <w:szCs w:val="20"/>
          </w:rPr>
          <w:t>miscalculationRate</w:t>
        </w:r>
        <w:proofErr w:type="spellEnd"/>
        <w:r w:rsidRPr="00F75022">
          <w:rPr>
            <w:rFonts w:cs="Arial"/>
            <w:color w:val="auto"/>
            <w:szCs w:val="20"/>
          </w:rPr>
          <w:t xml:space="preserve"> that indicates the number of incorrectly classified features in relation to the number of features that are supposed to be there.</w:t>
        </w:r>
      </w:ins>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737" w:author="Teh Stand" w:date="2023-08-14T12:19:00Z"/>
        </w:rPr>
      </w:pPr>
      <w:bookmarkStart w:id="738" w:name="_Toc143083050"/>
      <w:ins w:id="739" w:author="Teh Stand" w:date="2023-08-14T12:19:00Z">
        <w:r w:rsidRPr="008F63E6">
          <w:t>Non-quantitative attribute accuracy</w:t>
        </w:r>
        <w:bookmarkEnd w:id="738"/>
      </w:ins>
    </w:p>
    <w:p w14:paraId="4F29DAFC" w14:textId="0465F580" w:rsidR="008F63E6" w:rsidRPr="00E07191" w:rsidRDefault="008F63E6" w:rsidP="008F63E6">
      <w:pPr>
        <w:pStyle w:val="ParagraphText"/>
        <w:spacing w:after="120"/>
        <w:jc w:val="both"/>
        <w:rPr>
          <w:ins w:id="740" w:author="Teh Stand" w:date="2023-08-14T12:19:00Z"/>
          <w:rFonts w:eastAsiaTheme="minorEastAsia" w:cs="Arial"/>
          <w:color w:val="auto"/>
          <w:szCs w:val="20"/>
          <w:lang w:eastAsia="zh-CN"/>
          <w:rPrChange w:id="741" w:author="Teh Stand" w:date="2023-08-16T10:43:00Z">
            <w:rPr>
              <w:ins w:id="742" w:author="Teh Stand" w:date="2023-08-14T12:19:00Z"/>
              <w:rFonts w:eastAsiaTheme="minorEastAsia" w:cs="Arial"/>
              <w:color w:val="auto"/>
              <w:szCs w:val="20"/>
              <w:lang w:eastAsia="zh-CN"/>
            </w:rPr>
          </w:rPrChange>
        </w:rPr>
      </w:pPr>
      <w:ins w:id="743" w:author="Teh Stand" w:date="2023-08-14T12:19:00Z">
        <w:r w:rsidRPr="00E07191">
          <w:rPr>
            <w:rFonts w:cs="Arial"/>
            <w:color w:val="auto"/>
            <w:szCs w:val="20"/>
          </w:rPr>
          <w:t xml:space="preserve">Non-quantitative attribute accuracy is applicable for </w:t>
        </w:r>
      </w:ins>
      <w:ins w:id="744" w:author="Teh Stand" w:date="2023-08-16T10:36:00Z">
        <w:r w:rsidR="002E0F4E" w:rsidRPr="00E07191">
          <w:rPr>
            <w:rFonts w:cs="Arial"/>
            <w:color w:val="auto"/>
            <w:szCs w:val="20"/>
          </w:rPr>
          <w:t>S-101</w:t>
        </w:r>
      </w:ins>
      <w:ins w:id="745" w:author="Teh Stand" w:date="2023-08-14T12:19:00Z">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Change w:id="746" w:author="Teh Stand" w:date="2023-08-16T10:43:00Z">
              <w:rPr>
                <w:rFonts w:cs="Arial"/>
                <w:color w:val="auto"/>
                <w:szCs w:val="20"/>
              </w:rPr>
            </w:rPrChange>
          </w:rPr>
          <w:t>.</w:t>
        </w:r>
      </w:ins>
    </w:p>
    <w:p w14:paraId="13C2C220" w14:textId="38C63D76" w:rsidR="008F63E6" w:rsidRPr="00E07191" w:rsidRDefault="002E0F4E" w:rsidP="008F63E6">
      <w:pPr>
        <w:pStyle w:val="ParagraphText"/>
        <w:spacing w:after="120"/>
        <w:jc w:val="both"/>
        <w:rPr>
          <w:ins w:id="747" w:author="Teh Stand" w:date="2023-08-14T12:19:00Z"/>
          <w:rFonts w:eastAsiaTheme="minorEastAsia" w:cs="Arial"/>
          <w:color w:val="auto"/>
          <w:szCs w:val="20"/>
          <w:lang w:eastAsia="zh-CN"/>
          <w:rPrChange w:id="748" w:author="Teh Stand" w:date="2023-08-16T10:43:00Z">
            <w:rPr>
              <w:ins w:id="749" w:author="Teh Stand" w:date="2023-08-14T12:19:00Z"/>
              <w:rFonts w:eastAsiaTheme="minorEastAsia" w:cs="Arial"/>
              <w:color w:val="auto"/>
              <w:szCs w:val="20"/>
              <w:lang w:eastAsia="zh-CN"/>
            </w:rPr>
          </w:rPrChange>
        </w:rPr>
      </w:pPr>
      <w:ins w:id="750" w:author="Teh Stand" w:date="2023-08-16T10:36:00Z">
        <w:r w:rsidRPr="00E07191">
          <w:rPr>
            <w:rFonts w:cs="Arial"/>
            <w:color w:val="auto"/>
            <w:szCs w:val="20"/>
            <w:rPrChange w:id="751" w:author="Teh Stand" w:date="2023-08-16T10:43:00Z">
              <w:rPr>
                <w:rFonts w:cs="Arial"/>
                <w:color w:val="auto"/>
                <w:szCs w:val="20"/>
              </w:rPr>
            </w:rPrChange>
          </w:rPr>
          <w:t>S-101</w:t>
        </w:r>
      </w:ins>
      <w:ins w:id="752" w:author="Teh Stand" w:date="2023-08-14T12:19:00Z">
        <w:r w:rsidR="008F63E6" w:rsidRPr="00E07191">
          <w:rPr>
            <w:rFonts w:cs="Arial"/>
            <w:color w:val="auto"/>
            <w:szCs w:val="20"/>
            <w:rPrChange w:id="753" w:author="Teh Stand" w:date="2023-08-16T10:43:00Z">
              <w:rPr>
                <w:rFonts w:cs="Arial"/>
                <w:color w:val="auto"/>
                <w:szCs w:val="20"/>
              </w:rPr>
            </w:rPrChange>
          </w:rPr>
          <w:t xml:space="preserve"> products must be tested with non-quantitative attribute accuracy checks prior to release by the Data Producer. The Data Producer must review the check results and address any issues to ensure sufficient quality of the data products. The checks are listed in Annex </w:t>
        </w:r>
      </w:ins>
      <w:ins w:id="754" w:author="Teh Stand" w:date="2023-08-16T10:37:00Z">
        <w:r w:rsidRPr="00E07191">
          <w:rPr>
            <w:rFonts w:cs="Arial"/>
            <w:color w:val="auto"/>
            <w:szCs w:val="20"/>
            <w:rPrChange w:id="755" w:author="Teh Stand" w:date="2023-08-16T10:43:00Z">
              <w:rPr>
                <w:rFonts w:cs="Arial"/>
                <w:color w:val="auto"/>
                <w:szCs w:val="20"/>
              </w:rPr>
            </w:rPrChange>
          </w:rPr>
          <w:t>C</w:t>
        </w:r>
      </w:ins>
      <w:ins w:id="756" w:author="Teh Stand" w:date="2023-08-14T12:19:00Z">
        <w:r w:rsidR="008F63E6" w:rsidRPr="00E07191">
          <w:rPr>
            <w:rFonts w:cs="Arial"/>
            <w:color w:val="auto"/>
            <w:szCs w:val="20"/>
            <w:rPrChange w:id="757" w:author="Teh Stand" w:date="2023-08-16T10:43:00Z">
              <w:rPr>
                <w:rFonts w:cs="Arial"/>
                <w:color w:val="auto"/>
                <w:szCs w:val="20"/>
              </w:rPr>
            </w:rPrChange>
          </w:rPr>
          <w:t>. Data should only be published if it passes the test</w:t>
        </w:r>
        <w:r w:rsidR="008F63E6" w:rsidRPr="00E07191">
          <w:rPr>
            <w:rFonts w:eastAsiaTheme="minorEastAsia" w:cs="Arial"/>
            <w:color w:val="auto"/>
            <w:szCs w:val="20"/>
            <w:lang w:eastAsia="zh-CN"/>
            <w:rPrChange w:id="758" w:author="Teh Stand" w:date="2023-08-16T10:43:00Z">
              <w:rPr>
                <w:rFonts w:eastAsiaTheme="minorEastAsia" w:cs="Arial"/>
                <w:color w:val="auto"/>
                <w:szCs w:val="20"/>
                <w:lang w:eastAsia="zh-CN"/>
              </w:rPr>
            </w:rPrChange>
          </w:rPr>
          <w:t>.</w:t>
        </w:r>
      </w:ins>
    </w:p>
    <w:p w14:paraId="181341F6" w14:textId="2952F5F2" w:rsidR="008F63E6" w:rsidRPr="00E07191" w:rsidRDefault="008F63E6" w:rsidP="008F63E6">
      <w:pPr>
        <w:pStyle w:val="ParagraphText"/>
        <w:spacing w:after="120"/>
        <w:jc w:val="both"/>
        <w:rPr>
          <w:ins w:id="759" w:author="Teh Stand" w:date="2023-08-14T12:19:00Z"/>
          <w:rFonts w:cs="Arial"/>
          <w:color w:val="auto"/>
          <w:szCs w:val="20"/>
          <w:rPrChange w:id="760" w:author="Teh Stand" w:date="2023-08-16T10:43:00Z">
            <w:rPr>
              <w:ins w:id="761" w:author="Teh Stand" w:date="2023-08-14T12:19:00Z"/>
              <w:rFonts w:cs="Arial"/>
              <w:color w:val="auto"/>
              <w:szCs w:val="20"/>
            </w:rPr>
          </w:rPrChange>
        </w:rPr>
      </w:pPr>
      <w:bookmarkStart w:id="762" w:name="OLE_LINK12"/>
      <w:ins w:id="763" w:author="Teh Stand" w:date="2023-08-14T12:19:00Z">
        <w:r w:rsidRPr="00E07191">
          <w:rPr>
            <w:rFonts w:eastAsiaTheme="minorEastAsia" w:cs="Arial"/>
            <w:color w:val="auto"/>
            <w:szCs w:val="20"/>
            <w:lang w:eastAsia="zh-CN"/>
            <w:rPrChange w:id="764" w:author="Teh Stand" w:date="2023-08-16T10:43:00Z">
              <w:rPr>
                <w:rFonts w:eastAsiaTheme="minorEastAsia" w:cs="Arial"/>
                <w:color w:val="auto"/>
                <w:szCs w:val="20"/>
                <w:lang w:eastAsia="zh-CN"/>
              </w:rPr>
            </w:rPrChange>
          </w:rPr>
          <w:t xml:space="preserve">The accuracy of non-quantitative attributes can be correct or incorrect. </w:t>
        </w:r>
      </w:ins>
      <w:ins w:id="765" w:author="Teh Stand" w:date="2023-08-16T10:38:00Z">
        <w:r w:rsidR="002E0F4E" w:rsidRPr="00E07191">
          <w:rPr>
            <w:rFonts w:cs="Arial"/>
            <w:color w:val="auto"/>
            <w:szCs w:val="20"/>
            <w:rPrChange w:id="766" w:author="Teh Stand" w:date="2023-08-16T10:43:00Z">
              <w:rPr>
                <w:rFonts w:cs="Arial"/>
                <w:color w:val="auto"/>
                <w:szCs w:val="20"/>
              </w:rPr>
            </w:rPrChange>
          </w:rPr>
          <w:t>S-101</w:t>
        </w:r>
      </w:ins>
      <w:ins w:id="767" w:author="Teh Stand" w:date="2023-08-14T12:19:00Z">
        <w:r w:rsidRPr="00E07191">
          <w:rPr>
            <w:rFonts w:cs="Arial"/>
            <w:color w:val="auto"/>
            <w:szCs w:val="20"/>
            <w:rPrChange w:id="768" w:author="Teh Stand" w:date="2023-08-16T10:43:00Z">
              <w:rPr>
                <w:rFonts w:cs="Arial"/>
                <w:color w:val="auto"/>
                <w:szCs w:val="20"/>
              </w:rPr>
            </w:rPrChange>
          </w:rPr>
          <w:t xml:space="preserve"> products </w:t>
        </w:r>
      </w:ins>
      <w:ins w:id="769" w:author="Teh Stand" w:date="2023-08-16T10:39:00Z">
        <w:r w:rsidR="002E0F4E" w:rsidRPr="00E07191">
          <w:rPr>
            <w:rFonts w:cs="Arial"/>
            <w:color w:val="auto"/>
            <w:szCs w:val="20"/>
            <w:rPrChange w:id="770" w:author="Teh Stand" w:date="2023-08-16T10:43:00Z">
              <w:rPr>
                <w:rFonts w:cs="Arial"/>
                <w:color w:val="auto"/>
                <w:szCs w:val="20"/>
              </w:rPr>
            </w:rPrChange>
          </w:rPr>
          <w:t>must</w:t>
        </w:r>
      </w:ins>
      <w:ins w:id="771" w:author="Teh Stand" w:date="2023-08-14T12:19:00Z">
        <w:r w:rsidRPr="00E07191">
          <w:rPr>
            <w:rFonts w:cs="Arial"/>
            <w:color w:val="auto"/>
            <w:szCs w:val="20"/>
            <w:rPrChange w:id="772" w:author="Teh Stand" w:date="2023-08-16T10:43:00Z">
              <w:rPr>
                <w:rFonts w:cs="Arial"/>
                <w:color w:val="auto"/>
                <w:szCs w:val="20"/>
              </w:rPr>
            </w:rPrChange>
          </w:rPr>
          <w:t xml:space="preserve"> at least populate </w:t>
        </w:r>
        <w:proofErr w:type="spellStart"/>
        <w:r w:rsidRPr="00E07191">
          <w:rPr>
            <w:rFonts w:cs="Arial"/>
            <w:color w:val="auto"/>
            <w:szCs w:val="20"/>
            <w:rPrChange w:id="773" w:author="Teh Stand" w:date="2023-08-16T10:43:00Z">
              <w:rPr>
                <w:rFonts w:cs="Arial"/>
                <w:color w:val="auto"/>
                <w:szCs w:val="20"/>
              </w:rPr>
            </w:rPrChange>
          </w:rPr>
          <w:t>numberOfIncorrectAttributeValues</w:t>
        </w:r>
        <w:proofErr w:type="spellEnd"/>
        <w:r w:rsidRPr="00E07191">
          <w:rPr>
            <w:rFonts w:cs="Arial"/>
            <w:color w:val="auto"/>
            <w:szCs w:val="20"/>
            <w:rPrChange w:id="774" w:author="Teh Stand" w:date="2023-08-16T10:43:00Z">
              <w:rPr>
                <w:rFonts w:cs="Arial"/>
                <w:color w:val="auto"/>
                <w:szCs w:val="20"/>
              </w:rPr>
            </w:rPrChange>
          </w:rPr>
          <w:t xml:space="preserve"> </w:t>
        </w:r>
        <w:r w:rsidRPr="00E07191">
          <w:rPr>
            <w:rFonts w:eastAsiaTheme="minorEastAsia" w:cs="Arial"/>
            <w:color w:val="auto"/>
            <w:szCs w:val="20"/>
            <w:lang w:eastAsia="zh-CN"/>
            <w:rPrChange w:id="775" w:author="Teh Stand" w:date="2023-08-16T10:43:00Z">
              <w:rPr>
                <w:rFonts w:eastAsiaTheme="minorEastAsia" w:cs="Arial"/>
                <w:color w:val="auto"/>
                <w:szCs w:val="20"/>
                <w:lang w:eastAsia="zh-CN"/>
              </w:rPr>
            </w:rPrChange>
          </w:rPr>
          <w:t xml:space="preserve">that is </w:t>
        </w:r>
        <w:r w:rsidRPr="00E07191">
          <w:rPr>
            <w:rFonts w:cs="Arial"/>
            <w:color w:val="auto"/>
            <w:szCs w:val="20"/>
            <w:rPrChange w:id="776" w:author="Teh Stand" w:date="2023-08-16T10:43:00Z">
              <w:rPr>
                <w:rFonts w:cs="Arial"/>
                <w:color w:val="auto"/>
                <w:szCs w:val="20"/>
              </w:rPr>
            </w:rPrChange>
          </w:rPr>
          <w:t>a count of all attribute values where the value is incorrect.</w:t>
        </w:r>
        <w:bookmarkEnd w:id="762"/>
      </w:ins>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777" w:author="Teh Stand" w:date="2023-08-14T12:19:00Z"/>
        </w:rPr>
      </w:pPr>
      <w:bookmarkStart w:id="778" w:name="_Toc143083051"/>
      <w:ins w:id="779" w:author="Teh Stand" w:date="2023-08-14T12:20:00Z">
        <w:r w:rsidRPr="008F63E6">
          <w:t>Quantitative attribute accuracy</w:t>
        </w:r>
      </w:ins>
      <w:bookmarkEnd w:id="778"/>
    </w:p>
    <w:p w14:paraId="45547312" w14:textId="1D23CA2F" w:rsidR="008F63E6" w:rsidRPr="00F46785" w:rsidRDefault="008F63E6" w:rsidP="008F63E6">
      <w:pPr>
        <w:pStyle w:val="ParagraphText"/>
        <w:spacing w:after="120"/>
        <w:jc w:val="both"/>
        <w:rPr>
          <w:ins w:id="780" w:author="Teh Stand" w:date="2023-08-14T12:20:00Z"/>
          <w:rFonts w:eastAsiaTheme="minorEastAsia" w:cs="Arial"/>
          <w:color w:val="auto"/>
          <w:szCs w:val="20"/>
          <w:lang w:eastAsia="zh-CN"/>
        </w:rPr>
      </w:pPr>
      <w:ins w:id="781" w:author="Teh Stand" w:date="2023-08-14T12:20:00Z">
        <w:r w:rsidRPr="00F46785">
          <w:rPr>
            <w:rFonts w:cs="Arial"/>
            <w:color w:val="auto"/>
            <w:szCs w:val="20"/>
          </w:rPr>
          <w:t xml:space="preserve">Quantitative attribute accuracy is applicable for </w:t>
        </w:r>
      </w:ins>
      <w:ins w:id="782" w:author="Teh Stand" w:date="2023-08-16T10:43:00Z">
        <w:r w:rsidR="00E07191" w:rsidRPr="00F46785">
          <w:rPr>
            <w:rFonts w:cs="Arial"/>
            <w:color w:val="auto"/>
            <w:szCs w:val="20"/>
          </w:rPr>
          <w:t>S-101</w:t>
        </w:r>
      </w:ins>
      <w:ins w:id="783" w:author="Teh Stand" w:date="2023-08-14T12:20:00Z">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ins>
    </w:p>
    <w:p w14:paraId="518B1B42" w14:textId="32D883CA" w:rsidR="008F63E6" w:rsidRPr="00F46785" w:rsidRDefault="00E07191" w:rsidP="00F46785">
      <w:pPr>
        <w:pStyle w:val="ParagraphText"/>
        <w:spacing w:after="120"/>
        <w:jc w:val="both"/>
        <w:rPr>
          <w:ins w:id="784" w:author="Teh Stand" w:date="2023-08-14T12:20:00Z"/>
          <w:rFonts w:eastAsiaTheme="minorEastAsia" w:cs="Arial"/>
          <w:color w:val="auto"/>
          <w:szCs w:val="20"/>
          <w:lang w:eastAsia="zh-CN"/>
        </w:rPr>
      </w:pPr>
      <w:ins w:id="785" w:author="Teh Stand" w:date="2023-08-16T10:44:00Z">
        <w:r w:rsidRPr="00F46785">
          <w:rPr>
            <w:rFonts w:cs="Arial"/>
            <w:color w:val="auto"/>
            <w:szCs w:val="20"/>
          </w:rPr>
          <w:t>S-101</w:t>
        </w:r>
      </w:ins>
      <w:ins w:id="786" w:author="Teh Stand" w:date="2023-08-14T12:20:00Z">
        <w:r w:rsidR="008F63E6" w:rsidRPr="00F46785">
          <w:rPr>
            <w:rFonts w:cs="Arial"/>
            <w:color w:val="auto"/>
            <w:szCs w:val="20"/>
          </w:rPr>
          <w:t xml:space="preserve"> products must be tested with quantitative attribute accuracy checks prior to release by the Data Producer. The Data Producer must review the check results and address any issues to ensure sufficient quality of the data products. The checks are listed in Annex </w:t>
        </w:r>
      </w:ins>
      <w:ins w:id="787" w:author="Teh Stand" w:date="2023-08-16T10:45:00Z">
        <w:r w:rsidRPr="00F46785">
          <w:rPr>
            <w:rFonts w:cs="Arial"/>
            <w:color w:val="auto"/>
            <w:szCs w:val="20"/>
          </w:rPr>
          <w:t>C</w:t>
        </w:r>
      </w:ins>
      <w:ins w:id="788" w:author="Teh Stand" w:date="2023-08-14T12:20:00Z">
        <w:r w:rsidR="008F63E6" w:rsidRPr="00F46785">
          <w:rPr>
            <w:rFonts w:cs="Arial"/>
            <w:color w:val="auto"/>
            <w:szCs w:val="20"/>
          </w:rPr>
          <w:t>. Data should only be published if it passes the test</w:t>
        </w:r>
        <w:r w:rsidR="008F63E6" w:rsidRPr="00F46785">
          <w:rPr>
            <w:rFonts w:eastAsiaTheme="minorEastAsia" w:cs="Arial"/>
            <w:color w:val="auto"/>
            <w:szCs w:val="20"/>
            <w:lang w:eastAsia="zh-CN"/>
          </w:rPr>
          <w:t>.</w:t>
        </w:r>
      </w:ins>
    </w:p>
    <w:p w14:paraId="60A18E76" w14:textId="3F3F8F59" w:rsidR="008F63E6" w:rsidRPr="00F46785" w:rsidRDefault="008F63E6" w:rsidP="008F63E6">
      <w:pPr>
        <w:pStyle w:val="ParagraphText"/>
        <w:spacing w:after="120"/>
        <w:jc w:val="both"/>
        <w:rPr>
          <w:ins w:id="789" w:author="Teh Stand" w:date="2023-08-14T12:20:00Z"/>
          <w:rFonts w:cs="Arial"/>
          <w:color w:val="auto"/>
          <w:szCs w:val="20"/>
        </w:rPr>
      </w:pPr>
      <w:bookmarkStart w:id="790" w:name="OLE_LINK13"/>
      <w:ins w:id="791" w:author="Teh Stand" w:date="2023-08-14T12:20:00Z">
        <w:r w:rsidRPr="00F46785">
          <w:rPr>
            <w:rFonts w:eastAsiaTheme="minorEastAsia" w:cs="Arial"/>
            <w:color w:val="auto"/>
            <w:szCs w:val="20"/>
            <w:lang w:eastAsia="zh-CN"/>
          </w:rPr>
          <w:t xml:space="preserve">The accuracy of quantitative attributes can be measured in terms of uncertainty intervals. </w:t>
        </w:r>
      </w:ins>
      <w:ins w:id="792" w:author="Teh Stand" w:date="2023-08-16T10:46:00Z">
        <w:r w:rsidR="00F46785" w:rsidRPr="00F46785">
          <w:rPr>
            <w:rFonts w:cs="Arial"/>
            <w:color w:val="auto"/>
            <w:szCs w:val="20"/>
          </w:rPr>
          <w:t xml:space="preserve">S-101 </w:t>
        </w:r>
      </w:ins>
      <w:ins w:id="793" w:author="Teh Stand" w:date="2023-08-14T12:20:00Z">
        <w:r w:rsidRPr="00F46785">
          <w:rPr>
            <w:rFonts w:cs="Arial"/>
            <w:color w:val="auto"/>
            <w:szCs w:val="20"/>
          </w:rPr>
          <w:t xml:space="preserve">products </w:t>
        </w:r>
      </w:ins>
      <w:ins w:id="794" w:author="Teh Stand" w:date="2023-08-16T10:46:00Z">
        <w:r w:rsidR="00F46785" w:rsidRPr="00F46785">
          <w:rPr>
            <w:rFonts w:cs="Arial"/>
            <w:color w:val="auto"/>
            <w:szCs w:val="20"/>
          </w:rPr>
          <w:t>must</w:t>
        </w:r>
      </w:ins>
      <w:ins w:id="795" w:author="Teh Stand" w:date="2023-08-14T12:20:00Z">
        <w:r w:rsidRPr="00F46785">
          <w:rPr>
            <w:rFonts w:cs="Arial"/>
            <w:color w:val="auto"/>
            <w:szCs w:val="20"/>
          </w:rPr>
          <w:t xml:space="preserve"> at least populate </w:t>
        </w:r>
        <w:r w:rsidRPr="00F46785">
          <w:rPr>
            <w:rFonts w:eastAsiaTheme="minorEastAsia" w:cs="Arial"/>
            <w:color w:val="auto"/>
            <w:szCs w:val="20"/>
            <w:lang w:eastAsia="zh-CN"/>
          </w:rPr>
          <w:t>attributeValueUncertainty3Sigma that</w:t>
        </w:r>
        <w:r w:rsidRPr="00F46785">
          <w:rPr>
            <w:rFonts w:cs="Arial"/>
            <w:color w:val="auto"/>
            <w:szCs w:val="20"/>
          </w:rPr>
          <w:t xml:space="preserve"> indicates the attribute value of uncertainty </w:t>
        </w:r>
        <w:r w:rsidRPr="00F46785">
          <w:rPr>
            <w:rFonts w:cs="Arial"/>
            <w:color w:val="auto"/>
            <w:szCs w:val="20"/>
          </w:rPr>
          <w:lastRenderedPageBreak/>
          <w:t>where half the length of the interval defined by an upper and lower limit in which the true value for the quantitative attribute lies with a probability of 9</w:t>
        </w:r>
        <w:r w:rsidRPr="00F46785">
          <w:rPr>
            <w:rFonts w:eastAsiaTheme="minorEastAsia" w:cs="Arial"/>
            <w:color w:val="auto"/>
            <w:szCs w:val="20"/>
            <w:lang w:eastAsia="zh-CN"/>
          </w:rPr>
          <w:t>5</w:t>
        </w:r>
        <w:r w:rsidRPr="00F46785">
          <w:rPr>
            <w:rFonts w:cs="Arial"/>
            <w:color w:val="auto"/>
            <w:szCs w:val="20"/>
          </w:rPr>
          <w:t>%.</w:t>
        </w:r>
        <w:bookmarkEnd w:id="790"/>
      </w:ins>
    </w:p>
    <w:p w14:paraId="56380016" w14:textId="77777777" w:rsidR="00D731F4" w:rsidRPr="00F46785" w:rsidRDefault="00D731F4" w:rsidP="00AB2995">
      <w:pPr>
        <w:pStyle w:val="ParagraphText"/>
        <w:spacing w:after="120"/>
        <w:jc w:val="both"/>
        <w:rPr>
          <w:ins w:id="796" w:author="Teh Stand" w:date="2023-08-14T12:20:00Z"/>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rPr>
          <w:ins w:id="797" w:author="Teh Stand" w:date="2023-08-14T12:20:00Z"/>
        </w:rPr>
      </w:pPr>
      <w:bookmarkStart w:id="798" w:name="_Toc143083052"/>
      <w:ins w:id="799" w:author="Teh Stand" w:date="2023-08-14T12:21:00Z">
        <w:r w:rsidRPr="002B2660">
          <w:t>Temporal quality</w:t>
        </w:r>
      </w:ins>
      <w:bookmarkEnd w:id="798"/>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rPr>
          <w:ins w:id="800" w:author="Teh Stand" w:date="2023-08-14T12:21:00Z"/>
        </w:rPr>
      </w:pPr>
      <w:bookmarkStart w:id="801" w:name="_Toc143083053"/>
      <w:ins w:id="802" w:author="Teh Stand" w:date="2023-08-14T12:21:00Z">
        <w:r w:rsidRPr="002B2660">
          <w:t>Temporal consistency</w:t>
        </w:r>
        <w:bookmarkEnd w:id="801"/>
      </w:ins>
    </w:p>
    <w:p w14:paraId="2B570CCB" w14:textId="36910933" w:rsidR="002B2660" w:rsidRPr="00506EBA" w:rsidRDefault="002B2660" w:rsidP="002B2660">
      <w:pPr>
        <w:pStyle w:val="ParagraphText"/>
        <w:spacing w:after="120"/>
        <w:jc w:val="both"/>
        <w:rPr>
          <w:ins w:id="803" w:author="Teh Stand" w:date="2023-08-14T12:22:00Z"/>
          <w:rFonts w:eastAsiaTheme="minorEastAsia" w:cs="Arial"/>
          <w:color w:val="auto"/>
          <w:szCs w:val="20"/>
          <w:lang w:eastAsia="zh-CN"/>
        </w:rPr>
      </w:pPr>
      <w:ins w:id="804" w:author="Teh Stand" w:date="2023-08-14T12:22:00Z">
        <w:r w:rsidRPr="00506EBA">
          <w:rPr>
            <w:rFonts w:cs="Arial"/>
            <w:color w:val="auto"/>
            <w:szCs w:val="20"/>
          </w:rPr>
          <w:t xml:space="preserve">Temporal consistency is applicable for </w:t>
        </w:r>
      </w:ins>
      <w:ins w:id="805" w:author="Teh Stand" w:date="2023-08-16T10:52:00Z">
        <w:r w:rsidR="00506EBA" w:rsidRPr="00506EBA">
          <w:rPr>
            <w:rFonts w:cs="Arial"/>
            <w:color w:val="auto"/>
            <w:szCs w:val="20"/>
          </w:rPr>
          <w:t>S-101</w:t>
        </w:r>
      </w:ins>
      <w:ins w:id="806" w:author="Teh Stand" w:date="2023-08-14T12:22:00Z">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ins>
    </w:p>
    <w:p w14:paraId="45928629" w14:textId="02B01243" w:rsidR="002B2660" w:rsidRPr="00506EBA" w:rsidRDefault="00506EBA" w:rsidP="00506EBA">
      <w:pPr>
        <w:pStyle w:val="ParagraphText"/>
        <w:spacing w:after="120"/>
        <w:jc w:val="both"/>
        <w:rPr>
          <w:ins w:id="807" w:author="Teh Stand" w:date="2023-08-14T12:22:00Z"/>
          <w:rFonts w:eastAsiaTheme="minorEastAsia" w:cs="Arial"/>
          <w:color w:val="auto"/>
          <w:szCs w:val="20"/>
          <w:lang w:eastAsia="zh-CN"/>
        </w:rPr>
      </w:pPr>
      <w:ins w:id="808" w:author="Teh Stand" w:date="2023-08-16T10:52:00Z">
        <w:r w:rsidRPr="00506EBA">
          <w:rPr>
            <w:rFonts w:cs="Arial"/>
            <w:color w:val="auto"/>
            <w:szCs w:val="20"/>
          </w:rPr>
          <w:t>S-101</w:t>
        </w:r>
      </w:ins>
      <w:ins w:id="809" w:author="Teh Stand" w:date="2023-08-14T12:22:00Z">
        <w:r w:rsidR="002B2660" w:rsidRPr="00506EBA">
          <w:rPr>
            <w:rFonts w:cs="Arial"/>
            <w:color w:val="auto"/>
            <w:szCs w:val="20"/>
          </w:rPr>
          <w:t xml:space="preserve"> products must be tested with temporal consistency checks prior to release by the Data Producer. The Data Producer must review the check results and address any issues to ensure sufficient quality of the data products. The checks are listed in Annex </w:t>
        </w:r>
      </w:ins>
      <w:ins w:id="810" w:author="Teh Stand" w:date="2023-08-16T10:53:00Z">
        <w:r w:rsidRPr="00506EBA">
          <w:rPr>
            <w:rFonts w:cs="Arial"/>
            <w:color w:val="auto"/>
            <w:szCs w:val="20"/>
          </w:rPr>
          <w:t>C</w:t>
        </w:r>
      </w:ins>
      <w:ins w:id="811" w:author="Teh Stand" w:date="2023-08-14T12:22:00Z">
        <w:r w:rsidR="002B2660" w:rsidRPr="00506EBA">
          <w:rPr>
            <w:rFonts w:cs="Arial"/>
            <w:color w:val="auto"/>
            <w:szCs w:val="20"/>
          </w:rPr>
          <w:t>. Data should only be published if it passes the test</w:t>
        </w:r>
        <w:r w:rsidR="002B2660" w:rsidRPr="00506EBA">
          <w:rPr>
            <w:rFonts w:eastAsiaTheme="minorEastAsia" w:cs="Arial"/>
            <w:color w:val="auto"/>
            <w:szCs w:val="20"/>
            <w:lang w:eastAsia="zh-CN"/>
          </w:rPr>
          <w:t>.</w:t>
        </w:r>
      </w:ins>
    </w:p>
    <w:p w14:paraId="2131B880" w14:textId="1240BDCE" w:rsidR="002B2660" w:rsidRPr="00506EBA" w:rsidRDefault="002B2660" w:rsidP="002B2660">
      <w:pPr>
        <w:pStyle w:val="ParagraphText"/>
        <w:spacing w:after="120"/>
        <w:jc w:val="both"/>
        <w:rPr>
          <w:ins w:id="812" w:author="Teh Stand" w:date="2023-08-14T12:22:00Z"/>
          <w:rFonts w:eastAsiaTheme="minorEastAsia" w:cs="Arial"/>
          <w:color w:val="auto"/>
          <w:szCs w:val="20"/>
          <w:lang w:eastAsia="zh-CN"/>
        </w:rPr>
      </w:pPr>
      <w:bookmarkStart w:id="813" w:name="OLE_LINK14"/>
      <w:ins w:id="814" w:author="Teh Stand" w:date="2023-08-14T12:22:00Z">
        <w:r w:rsidRPr="00506EBA">
          <w:rPr>
            <w:rFonts w:cs="Arial"/>
            <w:color w:val="auto"/>
            <w:szCs w:val="20"/>
          </w:rPr>
          <w:t xml:space="preserve">In term of Temporal Consistency, </w:t>
        </w:r>
      </w:ins>
      <w:ins w:id="815" w:author="Teh Stand" w:date="2023-08-16T10:53:00Z">
        <w:r w:rsidR="00506EBA" w:rsidRPr="00506EBA">
          <w:rPr>
            <w:rFonts w:cs="Arial"/>
            <w:color w:val="auto"/>
            <w:szCs w:val="20"/>
          </w:rPr>
          <w:t>S-101</w:t>
        </w:r>
      </w:ins>
      <w:ins w:id="816" w:author="Teh Stand" w:date="2023-08-14T12:22:00Z">
        <w:r w:rsidRPr="00506EBA">
          <w:rPr>
            <w:rFonts w:cs="Arial"/>
            <w:color w:val="auto"/>
            <w:szCs w:val="20"/>
          </w:rPr>
          <w:t xml:space="preserve"> products must populate </w:t>
        </w:r>
        <w:proofErr w:type="spellStart"/>
        <w:r w:rsidRPr="00506EBA">
          <w:rPr>
            <w:rFonts w:cs="Arial"/>
            <w:color w:val="auto"/>
            <w:szCs w:val="20"/>
          </w:rPr>
          <w:t>chronologicalOrder</w:t>
        </w:r>
        <w:proofErr w:type="spellEnd"/>
        <w:r w:rsidRPr="00506EBA">
          <w:rPr>
            <w:rFonts w:eastAsiaTheme="minorEastAsia" w:cs="Arial"/>
            <w:color w:val="auto"/>
            <w:szCs w:val="20"/>
            <w:lang w:eastAsia="zh-CN"/>
          </w:rPr>
          <w:t xml:space="preserve"> that </w:t>
        </w:r>
        <w:bookmarkStart w:id="817" w:name="OLE_LINK15"/>
        <w:r w:rsidRPr="00506EBA">
          <w:rPr>
            <w:rFonts w:eastAsiaTheme="minorEastAsia" w:cs="Arial"/>
            <w:color w:val="auto"/>
            <w:szCs w:val="20"/>
            <w:lang w:eastAsia="zh-CN"/>
          </w:rPr>
          <w:t>indicates that an event is incorrectly ordered against the other events.</w:t>
        </w:r>
      </w:ins>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rPr>
          <w:ins w:id="818" w:author="Teh Stand" w:date="2023-08-14T12:22:00Z"/>
        </w:rPr>
      </w:pPr>
      <w:bookmarkStart w:id="819" w:name="_Toc143083054"/>
      <w:bookmarkEnd w:id="813"/>
      <w:bookmarkEnd w:id="817"/>
      <w:ins w:id="820" w:author="Teh Stand" w:date="2023-08-14T12:22:00Z">
        <w:r w:rsidRPr="002B2660">
          <w:t xml:space="preserve">Temporal </w:t>
        </w:r>
        <w:r>
          <w:t>validity</w:t>
        </w:r>
        <w:bookmarkEnd w:id="819"/>
      </w:ins>
    </w:p>
    <w:p w14:paraId="685B1ABB" w14:textId="578D984D" w:rsidR="002B2660" w:rsidRPr="0025449D" w:rsidRDefault="002B2660" w:rsidP="002B2660">
      <w:pPr>
        <w:pStyle w:val="ParagraphText"/>
        <w:spacing w:after="120"/>
        <w:jc w:val="both"/>
        <w:rPr>
          <w:ins w:id="821" w:author="Teh Stand" w:date="2023-08-14T12:22:00Z"/>
          <w:rFonts w:eastAsiaTheme="minorEastAsia" w:cs="Arial"/>
          <w:color w:val="auto"/>
          <w:szCs w:val="20"/>
          <w:lang w:eastAsia="zh-CN"/>
        </w:rPr>
      </w:pPr>
      <w:ins w:id="822" w:author="Teh Stand" w:date="2023-08-14T12:22:00Z">
        <w:r w:rsidRPr="0025449D">
          <w:rPr>
            <w:rFonts w:cs="Arial"/>
            <w:color w:val="auto"/>
            <w:szCs w:val="20"/>
          </w:rPr>
          <w:t xml:space="preserve">Temporal validity is applicable for </w:t>
        </w:r>
      </w:ins>
      <w:ins w:id="823" w:author="Teh Stand" w:date="2023-08-16T10:54:00Z">
        <w:r w:rsidR="00506EBA" w:rsidRPr="0025449D">
          <w:rPr>
            <w:rFonts w:cs="Arial"/>
            <w:color w:val="auto"/>
            <w:szCs w:val="20"/>
          </w:rPr>
          <w:t>S-101</w:t>
        </w:r>
      </w:ins>
      <w:ins w:id="824" w:author="Teh Stand" w:date="2023-08-14T12:22:00Z">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ins>
    </w:p>
    <w:p w14:paraId="0A1D755E" w14:textId="6A4C2C41" w:rsidR="002B2660" w:rsidRPr="0025449D" w:rsidRDefault="00506EBA" w:rsidP="002B2660">
      <w:pPr>
        <w:pStyle w:val="ParagraphText"/>
        <w:spacing w:after="120"/>
        <w:jc w:val="both"/>
        <w:rPr>
          <w:ins w:id="825" w:author="Teh Stand" w:date="2023-08-14T12:22:00Z"/>
          <w:rFonts w:eastAsiaTheme="minorEastAsia" w:cs="Arial"/>
          <w:color w:val="auto"/>
          <w:szCs w:val="20"/>
          <w:lang w:eastAsia="zh-CN"/>
          <w:rPrChange w:id="826" w:author="Teh Stand" w:date="2023-08-16T11:36:00Z">
            <w:rPr>
              <w:ins w:id="827" w:author="Teh Stand" w:date="2023-08-14T12:22:00Z"/>
              <w:rFonts w:eastAsiaTheme="minorEastAsia" w:cs="Arial"/>
              <w:color w:val="auto"/>
              <w:szCs w:val="20"/>
              <w:lang w:eastAsia="zh-CN"/>
            </w:rPr>
          </w:rPrChange>
        </w:rPr>
      </w:pPr>
      <w:ins w:id="828" w:author="Teh Stand" w:date="2023-08-16T10:55:00Z">
        <w:r w:rsidRPr="00EE21A9">
          <w:rPr>
            <w:rFonts w:cs="Arial"/>
            <w:color w:val="auto"/>
            <w:szCs w:val="20"/>
          </w:rPr>
          <w:t>S-101</w:t>
        </w:r>
      </w:ins>
      <w:ins w:id="829" w:author="Teh Stand" w:date="2023-08-14T12:22:00Z">
        <w:r w:rsidR="002B2660" w:rsidRPr="0025449D">
          <w:rPr>
            <w:rFonts w:cs="Arial"/>
            <w:color w:val="auto"/>
            <w:szCs w:val="20"/>
            <w:rPrChange w:id="830" w:author="Teh Stand" w:date="2023-08-16T11:36:00Z">
              <w:rPr>
                <w:rFonts w:cs="Arial"/>
                <w:color w:val="auto"/>
                <w:szCs w:val="20"/>
              </w:rPr>
            </w:rPrChange>
          </w:rPr>
          <w:t xml:space="preserve"> products must be tested with temporal validity checks prior to release by the Data Producer. The Data Producer must review the check results and address any issues to ensure sufficient quality of the data products. The checks are listed in Annex </w:t>
        </w:r>
      </w:ins>
      <w:ins w:id="831" w:author="Teh Stand" w:date="2023-08-16T10:55:00Z">
        <w:r w:rsidRPr="0025449D">
          <w:rPr>
            <w:rFonts w:cs="Arial"/>
            <w:color w:val="auto"/>
            <w:szCs w:val="20"/>
            <w:rPrChange w:id="832" w:author="Teh Stand" w:date="2023-08-16T11:36:00Z">
              <w:rPr>
                <w:rFonts w:cs="Arial"/>
                <w:color w:val="auto"/>
                <w:szCs w:val="20"/>
              </w:rPr>
            </w:rPrChange>
          </w:rPr>
          <w:t>C</w:t>
        </w:r>
      </w:ins>
      <w:ins w:id="833" w:author="Teh Stand" w:date="2023-08-14T12:22:00Z">
        <w:r w:rsidR="002B2660" w:rsidRPr="0025449D">
          <w:rPr>
            <w:rFonts w:cs="Arial"/>
            <w:color w:val="auto"/>
            <w:szCs w:val="20"/>
            <w:rPrChange w:id="834" w:author="Teh Stand" w:date="2023-08-16T11:36:00Z">
              <w:rPr>
                <w:rFonts w:cs="Arial"/>
                <w:color w:val="auto"/>
                <w:szCs w:val="20"/>
              </w:rPr>
            </w:rPrChange>
          </w:rPr>
          <w:t>. Data should only be published if it passes the test</w:t>
        </w:r>
        <w:r w:rsidR="002B2660" w:rsidRPr="0025449D">
          <w:rPr>
            <w:rFonts w:eastAsiaTheme="minorEastAsia" w:cs="Arial"/>
            <w:color w:val="auto"/>
            <w:szCs w:val="20"/>
            <w:lang w:eastAsia="zh-CN"/>
            <w:rPrChange w:id="835" w:author="Teh Stand" w:date="2023-08-16T11:36:00Z">
              <w:rPr>
                <w:rFonts w:eastAsiaTheme="minorEastAsia" w:cs="Arial"/>
                <w:color w:val="auto"/>
                <w:szCs w:val="20"/>
                <w:lang w:eastAsia="zh-CN"/>
              </w:rPr>
            </w:rPrChange>
          </w:rPr>
          <w:t>.</w:t>
        </w:r>
      </w:ins>
    </w:p>
    <w:p w14:paraId="69996966" w14:textId="3F89EA56" w:rsidR="002B2660" w:rsidRPr="0025449D" w:rsidRDefault="002B2660" w:rsidP="002B2660">
      <w:pPr>
        <w:pStyle w:val="ParagraphText"/>
        <w:spacing w:after="120"/>
        <w:jc w:val="both"/>
        <w:rPr>
          <w:ins w:id="836" w:author="Teh Stand" w:date="2023-08-14T12:22:00Z"/>
          <w:rFonts w:eastAsiaTheme="minorEastAsia" w:cs="Arial"/>
          <w:color w:val="auto"/>
          <w:szCs w:val="20"/>
          <w:lang w:eastAsia="zh-CN"/>
          <w:rPrChange w:id="837" w:author="Teh Stand" w:date="2023-08-16T11:36:00Z">
            <w:rPr>
              <w:ins w:id="838" w:author="Teh Stand" w:date="2023-08-14T12:22:00Z"/>
              <w:rFonts w:eastAsiaTheme="minorEastAsia" w:cs="Arial"/>
              <w:color w:val="auto"/>
              <w:szCs w:val="20"/>
              <w:lang w:eastAsia="zh-CN"/>
            </w:rPr>
          </w:rPrChange>
        </w:rPr>
      </w:pPr>
      <w:ins w:id="839" w:author="Teh Stand" w:date="2023-08-14T12:22:00Z">
        <w:r w:rsidRPr="0025449D">
          <w:rPr>
            <w:rFonts w:eastAsiaTheme="minorEastAsia" w:cs="Arial"/>
            <w:color w:val="auto"/>
            <w:szCs w:val="20"/>
            <w:lang w:eastAsia="zh-CN"/>
            <w:rPrChange w:id="840" w:author="Teh Stand" w:date="2023-08-16T11:36:00Z">
              <w:rPr>
                <w:rFonts w:eastAsiaTheme="minorEastAsia" w:cs="Arial"/>
                <w:color w:val="auto"/>
                <w:szCs w:val="20"/>
                <w:lang w:eastAsia="zh-CN"/>
              </w:rPr>
            </w:rPrChange>
          </w:rPr>
          <w:t xml:space="preserve">In terms of </w:t>
        </w:r>
        <w:r w:rsidRPr="0025449D">
          <w:rPr>
            <w:rFonts w:cs="Arial"/>
            <w:color w:val="auto"/>
            <w:szCs w:val="20"/>
            <w:rPrChange w:id="841" w:author="Teh Stand" w:date="2023-08-16T11:36:00Z">
              <w:rPr>
                <w:rFonts w:cs="Arial"/>
                <w:color w:val="auto"/>
                <w:szCs w:val="20"/>
              </w:rPr>
            </w:rPrChange>
          </w:rPr>
          <w:t>temporal validity</w:t>
        </w:r>
        <w:r w:rsidRPr="0025449D">
          <w:rPr>
            <w:rFonts w:eastAsiaTheme="minorEastAsia" w:cs="Arial"/>
            <w:color w:val="auto"/>
            <w:szCs w:val="20"/>
            <w:lang w:eastAsia="zh-CN"/>
            <w:rPrChange w:id="842" w:author="Teh Stand" w:date="2023-08-16T11:36:00Z">
              <w:rPr>
                <w:rFonts w:eastAsiaTheme="minorEastAsia" w:cs="Arial"/>
                <w:color w:val="auto"/>
                <w:szCs w:val="20"/>
                <w:lang w:eastAsia="zh-CN"/>
              </w:rPr>
            </w:rPrChange>
          </w:rPr>
          <w:t xml:space="preserve">, </w:t>
        </w:r>
      </w:ins>
      <w:ins w:id="843" w:author="Teh Stand" w:date="2023-08-16T10:55:00Z">
        <w:r w:rsidR="00506EBA" w:rsidRPr="0025449D">
          <w:rPr>
            <w:rFonts w:cs="Arial"/>
            <w:color w:val="auto"/>
            <w:szCs w:val="20"/>
            <w:rPrChange w:id="844" w:author="Teh Stand" w:date="2023-08-16T11:36:00Z">
              <w:rPr>
                <w:rFonts w:cs="Arial"/>
                <w:color w:val="auto"/>
                <w:szCs w:val="20"/>
              </w:rPr>
            </w:rPrChange>
          </w:rPr>
          <w:t>S-101</w:t>
        </w:r>
      </w:ins>
      <w:ins w:id="845" w:author="Teh Stand" w:date="2023-08-14T12:22:00Z">
        <w:r w:rsidRPr="0025449D">
          <w:rPr>
            <w:rFonts w:cs="Arial"/>
            <w:color w:val="auto"/>
            <w:szCs w:val="20"/>
            <w:rPrChange w:id="846" w:author="Teh Stand" w:date="2023-08-16T11:36:00Z">
              <w:rPr>
                <w:rFonts w:cs="Arial"/>
                <w:color w:val="auto"/>
                <w:szCs w:val="20"/>
              </w:rPr>
            </w:rPrChange>
          </w:rPr>
          <w:t xml:space="preserve"> </w:t>
        </w:r>
        <w:r w:rsidRPr="0025449D">
          <w:rPr>
            <w:rFonts w:eastAsiaTheme="minorEastAsia" w:cs="Arial"/>
            <w:color w:val="auto"/>
            <w:szCs w:val="20"/>
            <w:lang w:eastAsia="zh-CN"/>
            <w:rPrChange w:id="847" w:author="Teh Stand" w:date="2023-08-16T11:36:00Z">
              <w:rPr>
                <w:rFonts w:eastAsiaTheme="minorEastAsia" w:cs="Arial"/>
                <w:color w:val="auto"/>
                <w:szCs w:val="20"/>
                <w:lang w:eastAsia="zh-CN"/>
              </w:rPr>
            </w:rPrChange>
          </w:rPr>
          <w:t xml:space="preserve">products must </w:t>
        </w:r>
        <w:r w:rsidRPr="0025449D">
          <w:rPr>
            <w:rFonts w:cs="Arial"/>
            <w:color w:val="auto"/>
            <w:szCs w:val="20"/>
            <w:rPrChange w:id="848" w:author="Teh Stand" w:date="2023-08-16T11:36:00Z">
              <w:rPr>
                <w:rFonts w:cs="Arial"/>
                <w:color w:val="auto"/>
                <w:szCs w:val="20"/>
              </w:rPr>
            </w:rPrChange>
          </w:rPr>
          <w:t xml:space="preserve">at least populate </w:t>
        </w:r>
        <w:proofErr w:type="spellStart"/>
        <w:r w:rsidRPr="0025449D">
          <w:rPr>
            <w:rFonts w:eastAsiaTheme="minorEastAsia" w:cs="Arial"/>
            <w:color w:val="auto"/>
            <w:szCs w:val="20"/>
            <w:lang w:eastAsia="zh-CN"/>
            <w:rPrChange w:id="849" w:author="Teh Stand" w:date="2023-08-16T11:36:00Z">
              <w:rPr>
                <w:rFonts w:eastAsiaTheme="minorEastAsia" w:cs="Arial"/>
                <w:color w:val="auto"/>
                <w:szCs w:val="20"/>
                <w:lang w:eastAsia="zh-CN"/>
              </w:rPr>
            </w:rPrChange>
          </w:rPr>
          <w:t>numberOfNonConformantItems</w:t>
        </w:r>
        <w:proofErr w:type="spellEnd"/>
        <w:r w:rsidRPr="0025449D">
          <w:rPr>
            <w:rFonts w:eastAsiaTheme="minorEastAsia" w:cs="Arial"/>
            <w:color w:val="auto"/>
            <w:szCs w:val="20"/>
            <w:lang w:eastAsia="zh-CN"/>
            <w:rPrChange w:id="850" w:author="Teh Stand" w:date="2023-08-16T11:36:00Z">
              <w:rPr>
                <w:rFonts w:eastAsiaTheme="minorEastAsia" w:cs="Arial"/>
                <w:color w:val="auto"/>
                <w:szCs w:val="20"/>
                <w:lang w:eastAsia="zh-CN"/>
              </w:rPr>
            </w:rPrChange>
          </w:rPr>
          <w:t xml:space="preserve"> that is a count of all items in the dataset that are not in conformance with their value domain.</w:t>
        </w:r>
      </w:ins>
    </w:p>
    <w:p w14:paraId="265A579F" w14:textId="1E7F6DF3" w:rsidR="002B2660" w:rsidRPr="0025449D" w:rsidRDefault="002B2660" w:rsidP="002B2660">
      <w:pPr>
        <w:pStyle w:val="Heading3"/>
        <w:tabs>
          <w:tab w:val="clear" w:pos="660"/>
          <w:tab w:val="clear" w:pos="880"/>
          <w:tab w:val="left" w:pos="851"/>
        </w:tabs>
        <w:spacing w:before="120" w:after="120" w:line="240" w:lineRule="auto"/>
        <w:ind w:left="851" w:hanging="851"/>
        <w:jc w:val="both"/>
        <w:rPr>
          <w:ins w:id="851" w:author="Teh Stand" w:date="2023-08-14T12:22:00Z"/>
        </w:rPr>
      </w:pPr>
      <w:bookmarkStart w:id="852" w:name="_Toc143083055"/>
      <w:ins w:id="853" w:author="Teh Stand" w:date="2023-08-14T12:22:00Z">
        <w:r w:rsidRPr="0025449D">
          <w:t>Temporal accuracy</w:t>
        </w:r>
        <w:bookmarkEnd w:id="852"/>
      </w:ins>
    </w:p>
    <w:p w14:paraId="4F2EE638" w14:textId="05DC616B" w:rsidR="002B2660" w:rsidRPr="0025449D" w:rsidRDefault="002B2660" w:rsidP="002B2660">
      <w:pPr>
        <w:pStyle w:val="ParagraphText"/>
        <w:spacing w:after="120"/>
        <w:jc w:val="both"/>
        <w:rPr>
          <w:ins w:id="854" w:author="Teh Stand" w:date="2023-08-14T12:22:00Z"/>
          <w:rFonts w:eastAsiaTheme="minorEastAsia" w:cs="Arial"/>
          <w:color w:val="auto"/>
          <w:szCs w:val="20"/>
          <w:lang w:eastAsia="zh-CN"/>
        </w:rPr>
      </w:pPr>
      <w:ins w:id="855" w:author="Teh Stand" w:date="2023-08-14T12:22:00Z">
        <w:r w:rsidRPr="0025449D">
          <w:rPr>
            <w:rFonts w:cs="Arial"/>
            <w:color w:val="auto"/>
            <w:szCs w:val="20"/>
          </w:rPr>
          <w:t xml:space="preserve">Temporal accuracy is applicable for </w:t>
        </w:r>
      </w:ins>
      <w:ins w:id="856" w:author="Teh Stand" w:date="2023-08-16T11:35:00Z">
        <w:r w:rsidR="0025449D" w:rsidRPr="0025449D">
          <w:rPr>
            <w:rFonts w:cs="Arial"/>
            <w:color w:val="auto"/>
            <w:szCs w:val="20"/>
          </w:rPr>
          <w:t>S-101</w:t>
        </w:r>
      </w:ins>
      <w:ins w:id="857" w:author="Teh Stand" w:date="2023-08-14T12:22:00Z">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ins>
    </w:p>
    <w:p w14:paraId="5542E2E3" w14:textId="1A532A60" w:rsidR="002B2660" w:rsidRPr="0025449D" w:rsidRDefault="0025449D" w:rsidP="002B2660">
      <w:pPr>
        <w:pStyle w:val="ParagraphText"/>
        <w:spacing w:after="120"/>
        <w:jc w:val="both"/>
        <w:rPr>
          <w:ins w:id="858" w:author="Teh Stand" w:date="2023-08-14T12:22:00Z"/>
          <w:rFonts w:eastAsiaTheme="minorEastAsia" w:cs="Arial"/>
          <w:color w:val="auto"/>
          <w:szCs w:val="20"/>
          <w:lang w:eastAsia="zh-CN"/>
        </w:rPr>
      </w:pPr>
      <w:ins w:id="859" w:author="Teh Stand" w:date="2023-08-16T11:36:00Z">
        <w:r w:rsidRPr="0025449D">
          <w:rPr>
            <w:rFonts w:cs="Arial"/>
            <w:color w:val="auto"/>
            <w:szCs w:val="20"/>
          </w:rPr>
          <w:t>S-101</w:t>
        </w:r>
      </w:ins>
      <w:ins w:id="860" w:author="Teh Stand" w:date="2023-08-14T12:22:00Z">
        <w:r w:rsidR="002B2660" w:rsidRPr="0025449D">
          <w:rPr>
            <w:rFonts w:cs="Arial"/>
            <w:color w:val="auto"/>
            <w:szCs w:val="20"/>
          </w:rPr>
          <w:t xml:space="preserve"> products must be tested with temporal accuracy checks prior to release by the Data Producer. The Data Producer must review the check results and address any issues to ensure sufficient quality of the data products. The checks are listed in Annex </w:t>
        </w:r>
      </w:ins>
      <w:ins w:id="861" w:author="Teh Stand" w:date="2023-08-16T11:36:00Z">
        <w:r w:rsidRPr="0025449D">
          <w:rPr>
            <w:rFonts w:cs="Arial"/>
            <w:color w:val="auto"/>
            <w:szCs w:val="20"/>
          </w:rPr>
          <w:t>C</w:t>
        </w:r>
      </w:ins>
      <w:ins w:id="862" w:author="Teh Stand" w:date="2023-08-14T12:22:00Z">
        <w:r w:rsidR="002B2660" w:rsidRPr="0025449D">
          <w:rPr>
            <w:rFonts w:cs="Arial"/>
            <w:color w:val="auto"/>
            <w:szCs w:val="20"/>
          </w:rPr>
          <w:t>. Data should only be published if it passes the test</w:t>
        </w:r>
        <w:r w:rsidR="002B2660" w:rsidRPr="0025449D">
          <w:rPr>
            <w:rFonts w:eastAsiaTheme="minorEastAsia" w:cs="Arial"/>
            <w:color w:val="auto"/>
            <w:szCs w:val="20"/>
            <w:lang w:eastAsia="zh-CN"/>
          </w:rPr>
          <w:t>.</w:t>
        </w:r>
      </w:ins>
    </w:p>
    <w:p w14:paraId="5F6DE5A5" w14:textId="18E680E4" w:rsidR="002B2660" w:rsidRPr="0025449D" w:rsidRDefault="002B2660" w:rsidP="002B2660">
      <w:pPr>
        <w:pStyle w:val="ParagraphText"/>
        <w:spacing w:after="120"/>
        <w:jc w:val="both"/>
        <w:rPr>
          <w:ins w:id="863" w:author="Teh Stand" w:date="2023-08-14T12:22:00Z"/>
          <w:rFonts w:cs="Arial"/>
          <w:color w:val="auto"/>
          <w:szCs w:val="20"/>
        </w:rPr>
      </w:pPr>
      <w:bookmarkStart w:id="864" w:name="OLE_LINK16"/>
      <w:ins w:id="865" w:author="Teh Stand" w:date="2023-08-14T12:22:00Z">
        <w:r w:rsidRPr="0025449D">
          <w:rPr>
            <w:rFonts w:eastAsiaTheme="minorEastAsia" w:cs="Arial"/>
            <w:color w:val="auto"/>
            <w:szCs w:val="20"/>
            <w:lang w:eastAsia="zh-CN"/>
          </w:rPr>
          <w:t xml:space="preserve">In terms of </w:t>
        </w:r>
        <w:r w:rsidRPr="0025449D">
          <w:rPr>
            <w:rFonts w:cs="Arial"/>
            <w:color w:val="auto"/>
            <w:szCs w:val="20"/>
          </w:rPr>
          <w:t xml:space="preserve">temporal </w:t>
        </w:r>
        <w:r w:rsidRPr="0025449D">
          <w:rPr>
            <w:rFonts w:eastAsiaTheme="minorEastAsia" w:cs="Arial"/>
            <w:color w:val="auto"/>
            <w:szCs w:val="20"/>
            <w:lang w:eastAsia="zh-CN"/>
          </w:rPr>
          <w:t>a</w:t>
        </w:r>
        <w:r w:rsidRPr="0025449D">
          <w:rPr>
            <w:rFonts w:cs="Arial"/>
            <w:color w:val="auto"/>
            <w:szCs w:val="20"/>
          </w:rPr>
          <w:t>ccuracy</w:t>
        </w:r>
        <w:r w:rsidRPr="0025449D">
          <w:rPr>
            <w:rFonts w:eastAsiaTheme="minorEastAsia" w:cs="Arial"/>
            <w:color w:val="auto"/>
            <w:szCs w:val="20"/>
            <w:lang w:eastAsia="zh-CN"/>
          </w:rPr>
          <w:t>,</w:t>
        </w:r>
      </w:ins>
      <w:ins w:id="866" w:author="Teh Stand" w:date="2023-08-16T11:37:00Z">
        <w:r w:rsidR="0025449D" w:rsidRPr="0025449D">
          <w:rPr>
            <w:rFonts w:eastAsiaTheme="minorEastAsia" w:cs="Arial"/>
            <w:color w:val="auto"/>
            <w:szCs w:val="20"/>
            <w:lang w:eastAsia="zh-CN"/>
          </w:rPr>
          <w:t xml:space="preserve"> </w:t>
        </w:r>
        <w:r w:rsidR="0025449D" w:rsidRPr="0025449D">
          <w:rPr>
            <w:rFonts w:cs="Arial"/>
            <w:color w:val="auto"/>
            <w:szCs w:val="20"/>
          </w:rPr>
          <w:t>S-101</w:t>
        </w:r>
      </w:ins>
      <w:ins w:id="867" w:author="Teh Stand" w:date="2023-08-14T12:22:00Z">
        <w:r w:rsidRPr="0025449D">
          <w:rPr>
            <w:rFonts w:eastAsiaTheme="minorEastAsia" w:cs="Arial"/>
            <w:color w:val="auto"/>
            <w:szCs w:val="20"/>
            <w:lang w:eastAsia="zh-CN"/>
          </w:rPr>
          <w:t xml:space="preserve"> products </w:t>
        </w:r>
      </w:ins>
      <w:ins w:id="868" w:author="Teh Stand" w:date="2023-08-16T11:37:00Z">
        <w:r w:rsidR="0025449D" w:rsidRPr="0025449D">
          <w:rPr>
            <w:rFonts w:eastAsiaTheme="minorEastAsia" w:cs="Arial"/>
            <w:color w:val="auto"/>
            <w:szCs w:val="20"/>
            <w:lang w:eastAsia="zh-CN"/>
          </w:rPr>
          <w:t>must</w:t>
        </w:r>
      </w:ins>
      <w:ins w:id="869" w:author="Teh Stand" w:date="2023-08-14T12:22:00Z">
        <w:r w:rsidRPr="0025449D">
          <w:rPr>
            <w:rFonts w:eastAsiaTheme="minorEastAsia" w:cs="Arial"/>
            <w:color w:val="auto"/>
            <w:szCs w:val="20"/>
            <w:lang w:eastAsia="zh-CN"/>
          </w:rPr>
          <w:t xml:space="preserve"> </w:t>
        </w:r>
        <w:r w:rsidRPr="0025449D">
          <w:rPr>
            <w:rFonts w:cs="Arial"/>
            <w:color w:val="auto"/>
            <w:szCs w:val="20"/>
          </w:rPr>
          <w:t>at least populate attributeValueUncertainty</w:t>
        </w:r>
        <w:r w:rsidRPr="0025449D">
          <w:rPr>
            <w:rFonts w:eastAsiaTheme="minorEastAsia" w:cs="Arial"/>
            <w:color w:val="auto"/>
            <w:szCs w:val="20"/>
            <w:lang w:eastAsia="zh-CN"/>
          </w:rPr>
          <w:t>3</w:t>
        </w:r>
        <w:r w:rsidRPr="0025449D">
          <w:rPr>
            <w:rFonts w:cs="Arial"/>
            <w:color w:val="auto"/>
            <w:szCs w:val="20"/>
          </w:rPr>
          <w:t xml:space="preserve">Sigma </w:t>
        </w:r>
        <w:r w:rsidRPr="0025449D">
          <w:rPr>
            <w:rFonts w:eastAsiaTheme="minorEastAsia" w:cs="Arial"/>
            <w:color w:val="auto"/>
            <w:szCs w:val="20"/>
            <w:lang w:eastAsia="zh-CN"/>
          </w:rPr>
          <w:t>that</w:t>
        </w:r>
        <w:r w:rsidRPr="0025449D">
          <w:rPr>
            <w:rFonts w:cs="Arial"/>
            <w:color w:val="auto"/>
            <w:szCs w:val="20"/>
          </w:rPr>
          <w:t xml:space="preserve"> indicates the attribute value of uncertainty where half the length of the interval defined by an upper and lower limit in which the true value for the quantitative attribute lies with a probability of 9</w:t>
        </w:r>
        <w:r w:rsidRPr="0025449D">
          <w:rPr>
            <w:rFonts w:eastAsiaTheme="minorEastAsia" w:cs="Arial"/>
            <w:color w:val="auto"/>
            <w:szCs w:val="20"/>
            <w:lang w:eastAsia="zh-CN"/>
          </w:rPr>
          <w:t>5</w:t>
        </w:r>
        <w:r w:rsidRPr="0025449D">
          <w:rPr>
            <w:rFonts w:cs="Arial"/>
            <w:color w:val="auto"/>
            <w:szCs w:val="20"/>
          </w:rPr>
          <w:t>%.</w:t>
        </w:r>
        <w:bookmarkEnd w:id="864"/>
      </w:ins>
    </w:p>
    <w:p w14:paraId="30E33CC1" w14:textId="77777777" w:rsidR="008F63E6" w:rsidRDefault="008F63E6" w:rsidP="00AB2995">
      <w:pPr>
        <w:pStyle w:val="ParagraphText"/>
        <w:spacing w:after="120"/>
        <w:jc w:val="both"/>
        <w:rPr>
          <w:ins w:id="870" w:author="Teh Stand" w:date="2023-08-14T12:23:00Z"/>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rPr>
          <w:ins w:id="871" w:author="Teh Stand" w:date="2023-08-14T12:23:00Z"/>
        </w:rPr>
      </w:pPr>
      <w:bookmarkStart w:id="872" w:name="_Toc143083056"/>
      <w:ins w:id="873" w:author="Teh Stand" w:date="2023-08-14T12:23:00Z">
        <w:r>
          <w:t>Aggregation</w:t>
        </w:r>
        <w:bookmarkEnd w:id="872"/>
      </w:ins>
    </w:p>
    <w:p w14:paraId="0F1DAC0D" w14:textId="0A7743C3" w:rsidR="002B2660" w:rsidRPr="00EE21A9" w:rsidRDefault="002B2660" w:rsidP="002B2660">
      <w:pPr>
        <w:pStyle w:val="ParagraphText"/>
        <w:spacing w:after="120"/>
        <w:jc w:val="both"/>
        <w:rPr>
          <w:ins w:id="874" w:author="Teh Stand" w:date="2023-08-14T12:23:00Z"/>
          <w:rFonts w:eastAsiaTheme="minorEastAsia" w:cs="Arial"/>
          <w:color w:val="auto"/>
          <w:szCs w:val="20"/>
          <w:lang w:eastAsia="zh-CN"/>
        </w:rPr>
      </w:pPr>
      <w:ins w:id="875" w:author="Teh Stand" w:date="2023-08-14T12:23:00Z">
        <w:r w:rsidRPr="00000336">
          <w:rPr>
            <w:rFonts w:cs="Arial"/>
            <w:color w:val="auto"/>
            <w:szCs w:val="20"/>
          </w:rPr>
          <w:t xml:space="preserve">Aggregation is applicable for </w:t>
        </w:r>
      </w:ins>
      <w:ins w:id="876" w:author="Teh Stand" w:date="2023-08-16T11:40:00Z">
        <w:r w:rsidR="00872E81" w:rsidRPr="00000336">
          <w:rPr>
            <w:rFonts w:cs="Arial"/>
            <w:color w:val="auto"/>
            <w:szCs w:val="20"/>
          </w:rPr>
          <w:t>S-101</w:t>
        </w:r>
      </w:ins>
      <w:ins w:id="877" w:author="Teh Stand" w:date="2023-08-14T12:23:00Z">
        <w:r w:rsidRPr="00000336">
          <w:rPr>
            <w:rFonts w:cs="Arial"/>
            <w:color w:val="auto"/>
            <w:szCs w:val="20"/>
          </w:rPr>
          <w:t>. The aggregated data quality result provides a result if the dataset has passed conformance to the Product Specification.</w:t>
        </w:r>
      </w:ins>
    </w:p>
    <w:p w14:paraId="005E347C" w14:textId="4BB57B83" w:rsidR="002B2660" w:rsidRPr="00000336" w:rsidRDefault="00872E81" w:rsidP="002B2660">
      <w:pPr>
        <w:pStyle w:val="ParagraphText"/>
        <w:spacing w:after="120"/>
        <w:jc w:val="both"/>
        <w:rPr>
          <w:ins w:id="878" w:author="Teh Stand" w:date="2023-08-14T12:23:00Z"/>
          <w:rFonts w:eastAsiaTheme="minorEastAsia" w:cs="Arial"/>
          <w:color w:val="auto"/>
          <w:szCs w:val="20"/>
          <w:lang w:eastAsia="zh-CN"/>
          <w:rPrChange w:id="879" w:author="Teh Stand" w:date="2023-08-16T11:53:00Z">
            <w:rPr>
              <w:ins w:id="880" w:author="Teh Stand" w:date="2023-08-14T12:23:00Z"/>
              <w:rFonts w:eastAsiaTheme="minorEastAsia" w:cs="Arial"/>
              <w:color w:val="auto"/>
              <w:szCs w:val="20"/>
              <w:lang w:eastAsia="zh-CN"/>
            </w:rPr>
          </w:rPrChange>
        </w:rPr>
      </w:pPr>
      <w:ins w:id="881" w:author="Teh Stand" w:date="2023-08-16T11:40:00Z">
        <w:r w:rsidRPr="00000336">
          <w:rPr>
            <w:rFonts w:cs="Arial"/>
            <w:color w:val="auto"/>
            <w:szCs w:val="20"/>
            <w:rPrChange w:id="882" w:author="Teh Stand" w:date="2023-08-16T11:53:00Z">
              <w:rPr>
                <w:rFonts w:cs="Arial"/>
                <w:color w:val="auto"/>
                <w:szCs w:val="20"/>
              </w:rPr>
            </w:rPrChange>
          </w:rPr>
          <w:t>S-101</w:t>
        </w:r>
      </w:ins>
      <w:ins w:id="883" w:author="Teh Stand" w:date="2023-08-14T12:23:00Z">
        <w:r w:rsidR="002B2660" w:rsidRPr="00000336">
          <w:rPr>
            <w:rFonts w:cs="Arial"/>
            <w:color w:val="auto"/>
            <w:szCs w:val="20"/>
            <w:rPrChange w:id="884" w:author="Teh Stand" w:date="2023-08-16T11:53:00Z">
              <w:rPr>
                <w:rFonts w:cs="Arial"/>
                <w:color w:val="auto"/>
                <w:szCs w:val="20"/>
              </w:rPr>
            </w:rPrChange>
          </w:rPr>
          <w:t xml:space="preserve"> products must be tested with aggregation checks prior to release by the Data Producer. The Data Producer must review the check results and address any issues to ensure sufficient quality of the data products. The checks are listed in Annex </w:t>
        </w:r>
      </w:ins>
      <w:ins w:id="885" w:author="Teh Stand" w:date="2023-08-16T11:40:00Z">
        <w:r w:rsidRPr="00000336">
          <w:rPr>
            <w:rFonts w:cs="Arial"/>
            <w:color w:val="auto"/>
            <w:szCs w:val="20"/>
            <w:rPrChange w:id="886" w:author="Teh Stand" w:date="2023-08-16T11:53:00Z">
              <w:rPr>
                <w:rFonts w:cs="Arial"/>
                <w:color w:val="auto"/>
                <w:szCs w:val="20"/>
              </w:rPr>
            </w:rPrChange>
          </w:rPr>
          <w:t>C</w:t>
        </w:r>
      </w:ins>
      <w:ins w:id="887" w:author="Teh Stand" w:date="2023-08-14T12:23:00Z">
        <w:r w:rsidR="002B2660" w:rsidRPr="00000336">
          <w:rPr>
            <w:rFonts w:cs="Arial"/>
            <w:color w:val="auto"/>
            <w:szCs w:val="20"/>
            <w:rPrChange w:id="888" w:author="Teh Stand" w:date="2023-08-16T11:53:00Z">
              <w:rPr>
                <w:rFonts w:cs="Arial"/>
                <w:color w:val="auto"/>
                <w:szCs w:val="20"/>
              </w:rPr>
            </w:rPrChange>
          </w:rPr>
          <w:t>. Data should only be published if it passes the test</w:t>
        </w:r>
        <w:r w:rsidR="002B2660" w:rsidRPr="00000336">
          <w:rPr>
            <w:rFonts w:eastAsiaTheme="minorEastAsia" w:cs="Arial"/>
            <w:color w:val="auto"/>
            <w:szCs w:val="20"/>
            <w:lang w:eastAsia="zh-CN"/>
            <w:rPrChange w:id="889" w:author="Teh Stand" w:date="2023-08-16T11:53:00Z">
              <w:rPr>
                <w:rFonts w:eastAsiaTheme="minorEastAsia" w:cs="Arial"/>
                <w:color w:val="auto"/>
                <w:szCs w:val="20"/>
                <w:lang w:eastAsia="zh-CN"/>
              </w:rPr>
            </w:rPrChange>
          </w:rPr>
          <w:t>.</w:t>
        </w:r>
      </w:ins>
    </w:p>
    <w:p w14:paraId="391030A5" w14:textId="1172C2E4" w:rsidR="002B2660" w:rsidRPr="00000336" w:rsidRDefault="00872E81" w:rsidP="002B2660">
      <w:pPr>
        <w:pStyle w:val="ParagraphText"/>
        <w:spacing w:after="120"/>
        <w:jc w:val="both"/>
        <w:rPr>
          <w:ins w:id="890" w:author="Teh Stand" w:date="2023-08-14T12:23:00Z"/>
          <w:rFonts w:eastAsiaTheme="minorEastAsia" w:cs="Arial"/>
          <w:color w:val="auto"/>
          <w:szCs w:val="20"/>
          <w:lang w:eastAsia="zh-CN"/>
          <w:rPrChange w:id="891" w:author="Teh Stand" w:date="2023-08-16T11:53:00Z">
            <w:rPr>
              <w:ins w:id="892" w:author="Teh Stand" w:date="2023-08-14T12:23:00Z"/>
              <w:rFonts w:eastAsiaTheme="minorEastAsia" w:cs="Arial"/>
              <w:color w:val="auto"/>
              <w:szCs w:val="20"/>
              <w:lang w:eastAsia="zh-CN"/>
            </w:rPr>
          </w:rPrChange>
        </w:rPr>
      </w:pPr>
      <w:ins w:id="893" w:author="Teh Stand" w:date="2023-08-16T11:41:00Z">
        <w:r w:rsidRPr="00000336">
          <w:rPr>
            <w:rFonts w:cs="Arial"/>
            <w:color w:val="auto"/>
            <w:szCs w:val="20"/>
            <w:rPrChange w:id="894" w:author="Teh Stand" w:date="2023-08-16T11:53:00Z">
              <w:rPr>
                <w:rFonts w:cs="Arial"/>
                <w:color w:val="auto"/>
                <w:szCs w:val="20"/>
              </w:rPr>
            </w:rPrChange>
          </w:rPr>
          <w:t>S-101</w:t>
        </w:r>
      </w:ins>
      <w:ins w:id="895" w:author="Teh Stand" w:date="2023-08-14T12:23:00Z">
        <w:r w:rsidR="002B2660" w:rsidRPr="00000336">
          <w:rPr>
            <w:rFonts w:cs="Arial"/>
            <w:color w:val="auto"/>
            <w:szCs w:val="20"/>
            <w:rPrChange w:id="896" w:author="Teh Stand" w:date="2023-08-16T11:53:00Z">
              <w:rPr>
                <w:rFonts w:cs="Arial"/>
                <w:color w:val="auto"/>
                <w:szCs w:val="20"/>
              </w:rPr>
            </w:rPrChange>
          </w:rPr>
          <w:t xml:space="preserve"> product</w:t>
        </w:r>
      </w:ins>
      <w:ins w:id="897" w:author="Teh Stand" w:date="2023-08-16T11:41:00Z">
        <w:r w:rsidRPr="00000336">
          <w:rPr>
            <w:rFonts w:cs="Arial"/>
            <w:color w:val="auto"/>
            <w:szCs w:val="20"/>
            <w:rPrChange w:id="898" w:author="Teh Stand" w:date="2023-08-16T11:53:00Z">
              <w:rPr>
                <w:rFonts w:cs="Arial"/>
                <w:color w:val="auto"/>
                <w:szCs w:val="20"/>
              </w:rPr>
            </w:rPrChange>
          </w:rPr>
          <w:t>s</w:t>
        </w:r>
      </w:ins>
      <w:ins w:id="899" w:author="Teh Stand" w:date="2023-08-14T12:23:00Z">
        <w:r w:rsidR="002B2660" w:rsidRPr="00000336">
          <w:rPr>
            <w:rFonts w:eastAsiaTheme="minorEastAsia" w:cs="Arial"/>
            <w:color w:val="auto"/>
            <w:szCs w:val="20"/>
            <w:lang w:eastAsia="zh-CN"/>
            <w:rPrChange w:id="900" w:author="Teh Stand" w:date="2023-08-16T11:53:00Z">
              <w:rPr>
                <w:rFonts w:eastAsiaTheme="minorEastAsia" w:cs="Arial"/>
                <w:color w:val="auto"/>
                <w:szCs w:val="20"/>
                <w:lang w:eastAsia="zh-CN"/>
              </w:rPr>
            </w:rPrChange>
          </w:rPr>
          <w:t xml:space="preserve"> must include a standalone quality report which provides full information on the original results (with evaluation procedures and measures applied); the aggregated result; and the aggregation method. The dataset or Exchange Set metadata that is distributed with the Exchange Set will describe only the aggregated result with a reference to the original results described in the standalone quality report.</w:t>
        </w:r>
      </w:ins>
    </w:p>
    <w:p w14:paraId="1B813E76" w14:textId="6E8A006E" w:rsidR="002B2660" w:rsidRPr="00000336" w:rsidRDefault="002B2660" w:rsidP="002B2660">
      <w:pPr>
        <w:pStyle w:val="ParagraphText"/>
        <w:spacing w:after="120"/>
        <w:jc w:val="both"/>
        <w:rPr>
          <w:ins w:id="901" w:author="Teh Stand" w:date="2023-08-14T12:23:00Z"/>
          <w:rFonts w:cs="Arial"/>
          <w:color w:val="auto"/>
          <w:szCs w:val="20"/>
          <w:rPrChange w:id="902" w:author="Teh Stand" w:date="2023-08-16T11:53:00Z">
            <w:rPr>
              <w:ins w:id="903" w:author="Teh Stand" w:date="2023-08-14T12:23:00Z"/>
              <w:rFonts w:cs="Arial"/>
              <w:color w:val="auto"/>
              <w:szCs w:val="20"/>
            </w:rPr>
          </w:rPrChange>
        </w:rPr>
      </w:pPr>
      <w:bookmarkStart w:id="904" w:name="OLE_LINK17"/>
      <w:ins w:id="905" w:author="Teh Stand" w:date="2023-08-14T12:23:00Z">
        <w:r w:rsidRPr="00000336">
          <w:rPr>
            <w:rFonts w:cs="Arial"/>
            <w:color w:val="auto"/>
            <w:szCs w:val="20"/>
            <w:rPrChange w:id="906" w:author="Teh Stand" w:date="2023-08-16T11:53:00Z">
              <w:rPr>
                <w:rFonts w:cs="Arial"/>
                <w:color w:val="auto"/>
                <w:szCs w:val="20"/>
              </w:rPr>
            </w:rPrChange>
          </w:rPr>
          <w:t xml:space="preserve">In terms of aggregation, </w:t>
        </w:r>
      </w:ins>
      <w:ins w:id="907" w:author="Teh Stand" w:date="2023-08-16T11:42:00Z">
        <w:r w:rsidR="00872E81" w:rsidRPr="00000336">
          <w:rPr>
            <w:rFonts w:cs="Arial"/>
            <w:color w:val="auto"/>
            <w:szCs w:val="20"/>
            <w:rPrChange w:id="908" w:author="Teh Stand" w:date="2023-08-16T11:53:00Z">
              <w:rPr>
                <w:rFonts w:cs="Arial"/>
                <w:color w:val="auto"/>
                <w:szCs w:val="20"/>
              </w:rPr>
            </w:rPrChange>
          </w:rPr>
          <w:t>S-101</w:t>
        </w:r>
      </w:ins>
      <w:ins w:id="909" w:author="Teh Stand" w:date="2023-08-14T12:23:00Z">
        <w:r w:rsidRPr="00000336">
          <w:rPr>
            <w:rFonts w:cs="Arial"/>
            <w:color w:val="auto"/>
            <w:szCs w:val="20"/>
            <w:rPrChange w:id="910" w:author="Teh Stand" w:date="2023-08-16T11:53:00Z">
              <w:rPr>
                <w:rFonts w:cs="Arial"/>
                <w:color w:val="auto"/>
                <w:szCs w:val="20"/>
              </w:rPr>
            </w:rPrChange>
          </w:rPr>
          <w:t xml:space="preserve"> products </w:t>
        </w:r>
      </w:ins>
      <w:ins w:id="911" w:author="Teh Stand" w:date="2023-08-16T11:42:00Z">
        <w:r w:rsidR="00872E81" w:rsidRPr="00000336">
          <w:rPr>
            <w:rFonts w:cs="Arial"/>
            <w:color w:val="auto"/>
            <w:szCs w:val="20"/>
            <w:rPrChange w:id="912" w:author="Teh Stand" w:date="2023-08-16T11:53:00Z">
              <w:rPr>
                <w:rFonts w:cs="Arial"/>
                <w:color w:val="auto"/>
                <w:szCs w:val="20"/>
              </w:rPr>
            </w:rPrChange>
          </w:rPr>
          <w:t>must</w:t>
        </w:r>
      </w:ins>
      <w:ins w:id="913" w:author="Teh Stand" w:date="2023-08-14T12:23:00Z">
        <w:r w:rsidRPr="00000336">
          <w:rPr>
            <w:rFonts w:cs="Arial"/>
            <w:color w:val="auto"/>
            <w:szCs w:val="20"/>
            <w:rPrChange w:id="914" w:author="Teh Stand" w:date="2023-08-16T11:53:00Z">
              <w:rPr>
                <w:rFonts w:cs="Arial"/>
                <w:color w:val="auto"/>
                <w:szCs w:val="20"/>
              </w:rPr>
            </w:rPrChange>
          </w:rPr>
          <w:t xml:space="preserve"> at least populate </w:t>
        </w:r>
        <w:proofErr w:type="spellStart"/>
        <w:r w:rsidRPr="00000336">
          <w:rPr>
            <w:rFonts w:cs="Arial"/>
            <w:color w:val="auto"/>
            <w:szCs w:val="20"/>
            <w:rPrChange w:id="915" w:author="Teh Stand" w:date="2023-08-16T11:53:00Z">
              <w:rPr>
                <w:rFonts w:cs="Arial"/>
                <w:color w:val="auto"/>
                <w:szCs w:val="20"/>
              </w:rPr>
            </w:rPrChange>
          </w:rPr>
          <w:t>DataProductSpecificationPassed</w:t>
        </w:r>
        <w:proofErr w:type="spellEnd"/>
        <w:r w:rsidRPr="00000336">
          <w:rPr>
            <w:rFonts w:cs="Arial"/>
            <w:color w:val="auto"/>
            <w:szCs w:val="20"/>
            <w:rPrChange w:id="916" w:author="Teh Stand" w:date="2023-08-16T11:53:00Z">
              <w:rPr>
                <w:rFonts w:cs="Arial"/>
                <w:color w:val="auto"/>
                <w:szCs w:val="20"/>
              </w:rPr>
            </w:rPrChange>
          </w:rPr>
          <w:t xml:space="preserve"> that is a Boolean indicating that all requirements in the referred Product Specification are fulfilled, and </w:t>
        </w:r>
        <w:proofErr w:type="spellStart"/>
        <w:r w:rsidRPr="00000336">
          <w:rPr>
            <w:rFonts w:cs="Arial"/>
            <w:color w:val="auto"/>
            <w:szCs w:val="20"/>
            <w:rPrChange w:id="917" w:author="Teh Stand" w:date="2023-08-16T11:53:00Z">
              <w:rPr>
                <w:rFonts w:cs="Arial"/>
                <w:color w:val="auto"/>
                <w:szCs w:val="20"/>
              </w:rPr>
            </w:rPrChange>
          </w:rPr>
          <w:t>DataProductSpecificationFailRate</w:t>
        </w:r>
        <w:proofErr w:type="spellEnd"/>
        <w:r w:rsidRPr="00000336">
          <w:rPr>
            <w:rFonts w:cs="Arial"/>
            <w:color w:val="auto"/>
            <w:szCs w:val="20"/>
            <w:rPrChange w:id="918" w:author="Teh Stand" w:date="2023-08-16T11:53:00Z">
              <w:rPr>
                <w:rFonts w:cs="Arial"/>
                <w:color w:val="auto"/>
                <w:szCs w:val="20"/>
              </w:rPr>
            </w:rPrChange>
          </w:rPr>
          <w:t xml:space="preserve"> that is a number indicating the number of data </w:t>
        </w:r>
      </w:ins>
      <w:ins w:id="919" w:author="Teh Stand" w:date="2023-08-16T11:43:00Z">
        <w:r w:rsidR="00872E81" w:rsidRPr="00000336">
          <w:rPr>
            <w:rFonts w:cs="Arial"/>
            <w:color w:val="auto"/>
            <w:szCs w:val="20"/>
            <w:rPrChange w:id="920" w:author="Teh Stand" w:date="2023-08-16T11:53:00Z">
              <w:rPr>
                <w:rFonts w:cs="Arial"/>
                <w:color w:val="auto"/>
                <w:szCs w:val="20"/>
              </w:rPr>
            </w:rPrChange>
          </w:rPr>
          <w:t>P</w:t>
        </w:r>
      </w:ins>
      <w:ins w:id="921" w:author="Teh Stand" w:date="2023-08-14T12:23:00Z">
        <w:r w:rsidRPr="00000336">
          <w:rPr>
            <w:rFonts w:cs="Arial"/>
            <w:color w:val="auto"/>
            <w:szCs w:val="20"/>
            <w:rPrChange w:id="922" w:author="Teh Stand" w:date="2023-08-16T11:53:00Z">
              <w:rPr>
                <w:rFonts w:cs="Arial"/>
                <w:color w:val="auto"/>
                <w:szCs w:val="20"/>
              </w:rPr>
            </w:rPrChange>
          </w:rPr>
          <w:t xml:space="preserve">roduct </w:t>
        </w:r>
      </w:ins>
      <w:ins w:id="923" w:author="Teh Stand" w:date="2023-08-16T11:43:00Z">
        <w:r w:rsidR="00872E81" w:rsidRPr="00000336">
          <w:rPr>
            <w:rFonts w:cs="Arial"/>
            <w:color w:val="auto"/>
            <w:szCs w:val="20"/>
            <w:rPrChange w:id="924" w:author="Teh Stand" w:date="2023-08-16T11:53:00Z">
              <w:rPr>
                <w:rFonts w:cs="Arial"/>
                <w:color w:val="auto"/>
                <w:szCs w:val="20"/>
              </w:rPr>
            </w:rPrChange>
          </w:rPr>
          <w:t>S</w:t>
        </w:r>
      </w:ins>
      <w:ins w:id="925" w:author="Teh Stand" w:date="2023-08-14T12:23:00Z">
        <w:r w:rsidRPr="00000336">
          <w:rPr>
            <w:rFonts w:cs="Arial"/>
            <w:color w:val="auto"/>
            <w:szCs w:val="20"/>
            <w:rPrChange w:id="926" w:author="Teh Stand" w:date="2023-08-16T11:53:00Z">
              <w:rPr>
                <w:rFonts w:cs="Arial"/>
                <w:color w:val="auto"/>
                <w:szCs w:val="20"/>
              </w:rPr>
            </w:rPrChange>
          </w:rPr>
          <w:t xml:space="preserve">pecification requirements that are not fulfilled by the current product/dataset in relation to the total number of data </w:t>
        </w:r>
      </w:ins>
      <w:ins w:id="927" w:author="Teh Stand" w:date="2023-08-16T11:43:00Z">
        <w:r w:rsidR="00872E81" w:rsidRPr="00000336">
          <w:rPr>
            <w:rFonts w:cs="Arial"/>
            <w:color w:val="auto"/>
            <w:szCs w:val="20"/>
            <w:rPrChange w:id="928" w:author="Teh Stand" w:date="2023-08-16T11:53:00Z">
              <w:rPr>
                <w:rFonts w:cs="Arial"/>
                <w:color w:val="auto"/>
                <w:szCs w:val="20"/>
              </w:rPr>
            </w:rPrChange>
          </w:rPr>
          <w:t>P</w:t>
        </w:r>
      </w:ins>
      <w:ins w:id="929" w:author="Teh Stand" w:date="2023-08-14T12:23:00Z">
        <w:r w:rsidRPr="00000336">
          <w:rPr>
            <w:rFonts w:cs="Arial"/>
            <w:color w:val="auto"/>
            <w:szCs w:val="20"/>
            <w:rPrChange w:id="930" w:author="Teh Stand" w:date="2023-08-16T11:53:00Z">
              <w:rPr>
                <w:rFonts w:cs="Arial"/>
                <w:color w:val="auto"/>
                <w:szCs w:val="20"/>
              </w:rPr>
            </w:rPrChange>
          </w:rPr>
          <w:t xml:space="preserve">roduct </w:t>
        </w:r>
      </w:ins>
      <w:ins w:id="931" w:author="Teh Stand" w:date="2023-08-16T11:43:00Z">
        <w:r w:rsidR="00872E81" w:rsidRPr="00000336">
          <w:rPr>
            <w:rFonts w:cs="Arial"/>
            <w:color w:val="auto"/>
            <w:szCs w:val="20"/>
            <w:rPrChange w:id="932" w:author="Teh Stand" w:date="2023-08-16T11:53:00Z">
              <w:rPr>
                <w:rFonts w:cs="Arial"/>
                <w:color w:val="auto"/>
                <w:szCs w:val="20"/>
              </w:rPr>
            </w:rPrChange>
          </w:rPr>
          <w:t>S</w:t>
        </w:r>
      </w:ins>
      <w:ins w:id="933" w:author="Teh Stand" w:date="2023-08-14T12:23:00Z">
        <w:r w:rsidRPr="00000336">
          <w:rPr>
            <w:rFonts w:cs="Arial"/>
            <w:color w:val="auto"/>
            <w:szCs w:val="20"/>
            <w:rPrChange w:id="934" w:author="Teh Stand" w:date="2023-08-16T11:53:00Z">
              <w:rPr>
                <w:rFonts w:cs="Arial"/>
                <w:color w:val="auto"/>
                <w:szCs w:val="20"/>
              </w:rPr>
            </w:rPrChange>
          </w:rPr>
          <w:t>pecification requirements.</w:t>
        </w:r>
        <w:bookmarkEnd w:id="904"/>
      </w:ins>
    </w:p>
    <w:p w14:paraId="160FDDF6" w14:textId="77777777" w:rsidR="002B2660" w:rsidRDefault="002B2660" w:rsidP="00AB2995">
      <w:pPr>
        <w:pStyle w:val="ParagraphText"/>
        <w:spacing w:after="120"/>
        <w:jc w:val="both"/>
        <w:rPr>
          <w:ins w:id="935" w:author="Teh Stand" w:date="2023-08-14T12:23:00Z"/>
          <w:rFonts w:cs="Arial"/>
          <w:szCs w:val="20"/>
        </w:rPr>
      </w:pPr>
    </w:p>
    <w:p w14:paraId="62501BD8" w14:textId="2C5770FE" w:rsidR="002B2660" w:rsidRPr="007F395B" w:rsidRDefault="002B2660" w:rsidP="00000336">
      <w:pPr>
        <w:pStyle w:val="Heading2"/>
        <w:keepLines/>
        <w:tabs>
          <w:tab w:val="clear" w:pos="540"/>
        </w:tabs>
        <w:spacing w:before="120" w:after="200" w:line="240" w:lineRule="auto"/>
        <w:ind w:left="709" w:hanging="709"/>
        <w:rPr>
          <w:ins w:id="936" w:author="Teh Stand" w:date="2023-08-14T12:23:00Z"/>
        </w:rPr>
      </w:pPr>
      <w:bookmarkStart w:id="937" w:name="_Toc143083057"/>
      <w:ins w:id="938" w:author="Teh Stand" w:date="2023-08-14T12:24:00Z">
        <w:r w:rsidRPr="002B2660">
          <w:rPr>
            <w:lang w:val="en-US"/>
          </w:rPr>
          <w:lastRenderedPageBreak/>
          <w:t>Quality measure element</w:t>
        </w:r>
      </w:ins>
      <w:bookmarkEnd w:id="937"/>
    </w:p>
    <w:p w14:paraId="2344140C" w14:textId="4E91178B" w:rsidR="002B2660" w:rsidRPr="008E4D2D" w:rsidRDefault="002B2660" w:rsidP="00000336">
      <w:pPr>
        <w:keepNext/>
        <w:keepLines/>
        <w:autoSpaceDE w:val="0"/>
        <w:autoSpaceDN w:val="0"/>
        <w:adjustRightInd w:val="0"/>
        <w:spacing w:before="120" w:after="120"/>
        <w:jc w:val="center"/>
        <w:rPr>
          <w:ins w:id="939" w:author="Teh Stand" w:date="2023-08-14T12:24:00Z"/>
          <w:rFonts w:cs="Arial"/>
          <w:b/>
          <w:sz w:val="18"/>
          <w:szCs w:val="18"/>
        </w:rPr>
      </w:pPr>
      <w:ins w:id="940" w:author="Teh Stand" w:date="2023-08-14T12:24:00Z">
        <w:r w:rsidRPr="008E4D2D">
          <w:rPr>
            <w:rFonts w:cs="Arial"/>
            <w:b/>
            <w:sz w:val="18"/>
            <w:szCs w:val="18"/>
          </w:rPr>
          <w:t xml:space="preserve">Table </w:t>
        </w:r>
      </w:ins>
      <w:ins w:id="941" w:author="Teh Stand" w:date="2023-08-14T12:25:00Z">
        <w:r w:rsidRPr="008E4D2D">
          <w:rPr>
            <w:rFonts w:cs="Arial"/>
            <w:b/>
            <w:sz w:val="18"/>
            <w:szCs w:val="18"/>
          </w:rPr>
          <w:t>6</w:t>
        </w:r>
      </w:ins>
      <w:ins w:id="942" w:author="Teh Stand" w:date="2023-08-14T12:24:00Z">
        <w:r w:rsidRPr="008E4D2D">
          <w:rPr>
            <w:rFonts w:cs="Arial"/>
            <w:b/>
            <w:sz w:val="18"/>
            <w:szCs w:val="18"/>
          </w:rPr>
          <w:t xml:space="preserve">-1 – IHO recommended quality elements and their relevance to </w:t>
        </w:r>
      </w:ins>
      <w:ins w:id="943" w:author="Teh Stand" w:date="2023-08-14T12:25:00Z">
        <w:r w:rsidRPr="008E4D2D">
          <w:rPr>
            <w:rFonts w:cs="Arial"/>
            <w:b/>
            <w:sz w:val="18"/>
            <w:szCs w:val="18"/>
          </w:rPr>
          <w:t>S-101</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534"/>
        <w:gridCol w:w="1417"/>
        <w:gridCol w:w="1701"/>
        <w:gridCol w:w="2693"/>
        <w:gridCol w:w="1560"/>
        <w:gridCol w:w="1508"/>
      </w:tblGrid>
      <w:tr w:rsidR="008E4D2D" w:rsidRPr="008E4D2D" w14:paraId="756A8094" w14:textId="77777777" w:rsidTr="00633C1F">
        <w:trPr>
          <w:cantSplit/>
          <w:tblHeader/>
          <w:jc w:val="center"/>
          <w:ins w:id="944" w:author="Teh Stand" w:date="2023-08-14T12:24:00Z"/>
        </w:trPr>
        <w:tc>
          <w:tcPr>
            <w:tcW w:w="534" w:type="dxa"/>
            <w:shd w:val="clear" w:color="auto" w:fill="D9D9D9" w:themeFill="background1" w:themeFillShade="D9"/>
          </w:tcPr>
          <w:p w14:paraId="05C1D752" w14:textId="77777777" w:rsidR="002B2660" w:rsidRPr="008E4D2D" w:rsidRDefault="002B2660" w:rsidP="00633C1F">
            <w:pPr>
              <w:autoSpaceDE w:val="0"/>
              <w:autoSpaceDN w:val="0"/>
              <w:adjustRightInd w:val="0"/>
              <w:spacing w:before="60" w:after="60"/>
              <w:jc w:val="left"/>
              <w:rPr>
                <w:ins w:id="945" w:author="Teh Stand" w:date="2023-08-14T12:24:00Z"/>
                <w:rFonts w:cs="Arial"/>
                <w:sz w:val="18"/>
                <w:szCs w:val="18"/>
              </w:rPr>
            </w:pPr>
            <w:ins w:id="946" w:author="Teh Stand" w:date="2023-08-14T12:24:00Z">
              <w:r w:rsidRPr="008E4D2D">
                <w:rPr>
                  <w:rFonts w:cs="Arial"/>
                  <w:b/>
                  <w:bCs/>
                  <w:sz w:val="18"/>
                  <w:szCs w:val="18"/>
                </w:rPr>
                <w:t xml:space="preserve">No. </w:t>
              </w:r>
            </w:ins>
          </w:p>
        </w:tc>
        <w:tc>
          <w:tcPr>
            <w:tcW w:w="1417" w:type="dxa"/>
            <w:shd w:val="clear" w:color="auto" w:fill="D9D9D9" w:themeFill="background1" w:themeFillShade="D9"/>
          </w:tcPr>
          <w:p w14:paraId="786E18C9" w14:textId="77777777" w:rsidR="002B2660" w:rsidRPr="008E4D2D" w:rsidRDefault="002B2660" w:rsidP="00633C1F">
            <w:pPr>
              <w:autoSpaceDE w:val="0"/>
              <w:autoSpaceDN w:val="0"/>
              <w:adjustRightInd w:val="0"/>
              <w:spacing w:before="60" w:after="60"/>
              <w:jc w:val="left"/>
              <w:rPr>
                <w:ins w:id="947" w:author="Teh Stand" w:date="2023-08-14T12:24:00Z"/>
                <w:rFonts w:cs="Arial"/>
                <w:sz w:val="18"/>
                <w:szCs w:val="18"/>
              </w:rPr>
            </w:pPr>
            <w:ins w:id="948" w:author="Teh Stand" w:date="2023-08-14T12:24:00Z">
              <w:r w:rsidRPr="008E4D2D">
                <w:rPr>
                  <w:rFonts w:cs="Arial"/>
                  <w:b/>
                  <w:bCs/>
                  <w:sz w:val="18"/>
                  <w:szCs w:val="18"/>
                </w:rPr>
                <w:t xml:space="preserve">Data quality element and sub element </w:t>
              </w:r>
            </w:ins>
          </w:p>
        </w:tc>
        <w:tc>
          <w:tcPr>
            <w:tcW w:w="1701" w:type="dxa"/>
            <w:shd w:val="clear" w:color="auto" w:fill="D9D9D9" w:themeFill="background1" w:themeFillShade="D9"/>
          </w:tcPr>
          <w:p w14:paraId="32B9D979" w14:textId="77777777" w:rsidR="002B2660" w:rsidRPr="008E4D2D" w:rsidRDefault="002B2660" w:rsidP="00633C1F">
            <w:pPr>
              <w:autoSpaceDE w:val="0"/>
              <w:autoSpaceDN w:val="0"/>
              <w:adjustRightInd w:val="0"/>
              <w:spacing w:before="60" w:after="60"/>
              <w:jc w:val="left"/>
              <w:rPr>
                <w:ins w:id="949" w:author="Teh Stand" w:date="2023-08-14T12:24:00Z"/>
                <w:rFonts w:cs="Arial"/>
                <w:sz w:val="18"/>
                <w:szCs w:val="18"/>
              </w:rPr>
            </w:pPr>
            <w:ins w:id="950" w:author="Teh Stand" w:date="2023-08-14T12:24:00Z">
              <w:r w:rsidRPr="008E4D2D">
                <w:rPr>
                  <w:rFonts w:cs="Arial"/>
                  <w:b/>
                  <w:bCs/>
                  <w:sz w:val="18"/>
                  <w:szCs w:val="18"/>
                </w:rPr>
                <w:t xml:space="preserve">Definition </w:t>
              </w:r>
            </w:ins>
          </w:p>
        </w:tc>
        <w:tc>
          <w:tcPr>
            <w:tcW w:w="2693" w:type="dxa"/>
            <w:shd w:val="clear" w:color="auto" w:fill="D9D9D9" w:themeFill="background1" w:themeFillShade="D9"/>
          </w:tcPr>
          <w:p w14:paraId="1ED8B394" w14:textId="77777777" w:rsidR="002B2660" w:rsidRPr="008E4D2D" w:rsidRDefault="002B2660" w:rsidP="00633C1F">
            <w:pPr>
              <w:autoSpaceDE w:val="0"/>
              <w:autoSpaceDN w:val="0"/>
              <w:adjustRightInd w:val="0"/>
              <w:spacing w:before="60" w:after="60"/>
              <w:jc w:val="left"/>
              <w:rPr>
                <w:ins w:id="951" w:author="Teh Stand" w:date="2023-08-14T12:24:00Z"/>
                <w:rFonts w:cs="Arial"/>
                <w:sz w:val="18"/>
                <w:szCs w:val="18"/>
              </w:rPr>
            </w:pPr>
            <w:ins w:id="952" w:author="Teh Stand" w:date="2023-08-14T12:24:00Z">
              <w:r w:rsidRPr="008E4D2D">
                <w:rPr>
                  <w:rFonts w:cs="Arial"/>
                  <w:b/>
                  <w:bCs/>
                  <w:sz w:val="18"/>
                  <w:szCs w:val="18"/>
                </w:rPr>
                <w:t xml:space="preserve">DQ measure / description </w:t>
              </w:r>
            </w:ins>
          </w:p>
        </w:tc>
        <w:tc>
          <w:tcPr>
            <w:tcW w:w="1560" w:type="dxa"/>
            <w:shd w:val="clear" w:color="auto" w:fill="D9D9D9" w:themeFill="background1" w:themeFillShade="D9"/>
          </w:tcPr>
          <w:p w14:paraId="7A6DE637" w14:textId="77777777" w:rsidR="002B2660" w:rsidRPr="008E4D2D" w:rsidRDefault="002B2660" w:rsidP="00633C1F">
            <w:pPr>
              <w:autoSpaceDE w:val="0"/>
              <w:autoSpaceDN w:val="0"/>
              <w:adjustRightInd w:val="0"/>
              <w:spacing w:before="60" w:after="60"/>
              <w:jc w:val="left"/>
              <w:rPr>
                <w:ins w:id="953" w:author="Teh Stand" w:date="2023-08-14T12:24:00Z"/>
                <w:rFonts w:cs="Arial"/>
                <w:sz w:val="18"/>
                <w:szCs w:val="18"/>
              </w:rPr>
            </w:pPr>
            <w:ins w:id="954" w:author="Teh Stand" w:date="2023-08-14T12:24:00Z">
              <w:r w:rsidRPr="008E4D2D">
                <w:rPr>
                  <w:rFonts w:cs="Arial"/>
                  <w:b/>
                  <w:bCs/>
                  <w:sz w:val="18"/>
                  <w:szCs w:val="18"/>
                </w:rPr>
                <w:t xml:space="preserve">Evaluation scope </w:t>
              </w:r>
            </w:ins>
          </w:p>
        </w:tc>
        <w:tc>
          <w:tcPr>
            <w:tcW w:w="1508" w:type="dxa"/>
            <w:shd w:val="clear" w:color="auto" w:fill="D9D9D9" w:themeFill="background1" w:themeFillShade="D9"/>
          </w:tcPr>
          <w:p w14:paraId="6525C7AF" w14:textId="2B82F40A" w:rsidR="002B2660" w:rsidRPr="008E4D2D" w:rsidRDefault="002B2660" w:rsidP="00000336">
            <w:pPr>
              <w:autoSpaceDE w:val="0"/>
              <w:autoSpaceDN w:val="0"/>
              <w:adjustRightInd w:val="0"/>
              <w:spacing w:before="60" w:after="60"/>
              <w:jc w:val="left"/>
              <w:rPr>
                <w:ins w:id="955" w:author="Teh Stand" w:date="2023-08-14T12:24:00Z"/>
                <w:rFonts w:cs="Arial"/>
                <w:sz w:val="18"/>
                <w:szCs w:val="18"/>
              </w:rPr>
            </w:pPr>
            <w:ins w:id="956" w:author="Teh Stand" w:date="2023-08-14T12:24:00Z">
              <w:r w:rsidRPr="008E4D2D">
                <w:rPr>
                  <w:rFonts w:cs="Arial"/>
                  <w:b/>
                  <w:bCs/>
                  <w:sz w:val="18"/>
                  <w:szCs w:val="18"/>
                </w:rPr>
                <w:t xml:space="preserve">Scope in </w:t>
              </w:r>
            </w:ins>
            <w:ins w:id="957" w:author="Teh Stand" w:date="2023-08-16T11:52:00Z">
              <w:r w:rsidR="00000336" w:rsidRPr="008E4D2D">
                <w:rPr>
                  <w:rFonts w:cs="Arial"/>
                  <w:b/>
                  <w:bCs/>
                  <w:sz w:val="18"/>
                  <w:szCs w:val="18"/>
                </w:rPr>
                <w:t>S-101</w:t>
              </w:r>
            </w:ins>
          </w:p>
        </w:tc>
      </w:tr>
      <w:tr w:rsidR="002B2660" w:rsidRPr="008E4D2D" w14:paraId="491DCD41" w14:textId="77777777" w:rsidTr="00633C1F">
        <w:trPr>
          <w:cantSplit/>
          <w:jc w:val="center"/>
          <w:ins w:id="958" w:author="Teh Stand" w:date="2023-08-14T12:24:00Z"/>
        </w:trPr>
        <w:tc>
          <w:tcPr>
            <w:tcW w:w="534" w:type="dxa"/>
          </w:tcPr>
          <w:p w14:paraId="11D39F36" w14:textId="77777777" w:rsidR="002B2660" w:rsidRPr="008E4D2D" w:rsidRDefault="002B2660" w:rsidP="00633C1F">
            <w:pPr>
              <w:autoSpaceDE w:val="0"/>
              <w:autoSpaceDN w:val="0"/>
              <w:adjustRightInd w:val="0"/>
              <w:spacing w:before="60" w:after="60"/>
              <w:jc w:val="left"/>
              <w:rPr>
                <w:ins w:id="959" w:author="Teh Stand" w:date="2023-08-14T12:24:00Z"/>
                <w:rFonts w:cs="Arial"/>
                <w:sz w:val="18"/>
                <w:szCs w:val="18"/>
              </w:rPr>
            </w:pPr>
            <w:ins w:id="960" w:author="Teh Stand" w:date="2023-08-14T12:24:00Z">
              <w:r w:rsidRPr="008E4D2D">
                <w:rPr>
                  <w:rFonts w:cs="Arial"/>
                  <w:sz w:val="18"/>
                  <w:szCs w:val="18"/>
                </w:rPr>
                <w:t xml:space="preserve">1 </w:t>
              </w:r>
            </w:ins>
          </w:p>
        </w:tc>
        <w:tc>
          <w:tcPr>
            <w:tcW w:w="1417" w:type="dxa"/>
          </w:tcPr>
          <w:p w14:paraId="7E8F8E64" w14:textId="77777777" w:rsidR="002B2660" w:rsidRPr="008E4D2D" w:rsidRDefault="002B2660" w:rsidP="00633C1F">
            <w:pPr>
              <w:autoSpaceDE w:val="0"/>
              <w:autoSpaceDN w:val="0"/>
              <w:adjustRightInd w:val="0"/>
              <w:spacing w:before="60" w:after="60"/>
              <w:jc w:val="left"/>
              <w:rPr>
                <w:ins w:id="961" w:author="Teh Stand" w:date="2023-08-14T12:24:00Z"/>
                <w:rFonts w:cs="Arial"/>
                <w:sz w:val="18"/>
                <w:szCs w:val="18"/>
              </w:rPr>
            </w:pPr>
            <w:ins w:id="962" w:author="Teh Stand" w:date="2023-08-14T12:24:00Z">
              <w:r w:rsidRPr="008E4D2D">
                <w:rPr>
                  <w:rFonts w:cs="Arial"/>
                  <w:sz w:val="18"/>
                  <w:szCs w:val="18"/>
                </w:rPr>
                <w:t xml:space="preserve">Completeness / Commission </w:t>
              </w:r>
            </w:ins>
          </w:p>
        </w:tc>
        <w:tc>
          <w:tcPr>
            <w:tcW w:w="1701" w:type="dxa"/>
          </w:tcPr>
          <w:p w14:paraId="64567FDF" w14:textId="77777777" w:rsidR="002B2660" w:rsidRPr="008E4D2D" w:rsidRDefault="002B2660" w:rsidP="00633C1F">
            <w:pPr>
              <w:autoSpaceDE w:val="0"/>
              <w:autoSpaceDN w:val="0"/>
              <w:adjustRightInd w:val="0"/>
              <w:spacing w:before="60" w:after="60"/>
              <w:jc w:val="left"/>
              <w:rPr>
                <w:ins w:id="963" w:author="Teh Stand" w:date="2023-08-14T12:24:00Z"/>
                <w:rFonts w:cs="Arial"/>
                <w:sz w:val="18"/>
                <w:szCs w:val="18"/>
              </w:rPr>
            </w:pPr>
            <w:ins w:id="964" w:author="Teh Stand" w:date="2023-08-14T12:24:00Z">
              <w:r w:rsidRPr="008E4D2D">
                <w:rPr>
                  <w:rFonts w:cs="Arial"/>
                  <w:sz w:val="18"/>
                  <w:szCs w:val="18"/>
                </w:rPr>
                <w:t xml:space="preserve">Excess data present in a dataset, as described by the scope. </w:t>
              </w:r>
            </w:ins>
          </w:p>
        </w:tc>
        <w:tc>
          <w:tcPr>
            <w:tcW w:w="2693" w:type="dxa"/>
          </w:tcPr>
          <w:p w14:paraId="65747D6E" w14:textId="77777777" w:rsidR="002B2660" w:rsidRPr="008E4D2D" w:rsidRDefault="002B2660" w:rsidP="00633C1F">
            <w:pPr>
              <w:autoSpaceDE w:val="0"/>
              <w:autoSpaceDN w:val="0"/>
              <w:adjustRightInd w:val="0"/>
              <w:spacing w:before="60" w:after="60"/>
              <w:jc w:val="left"/>
              <w:rPr>
                <w:ins w:id="965" w:author="Teh Stand" w:date="2023-08-14T12:24:00Z"/>
                <w:rFonts w:cs="Arial"/>
                <w:sz w:val="18"/>
                <w:szCs w:val="18"/>
              </w:rPr>
            </w:pPr>
            <w:proofErr w:type="spellStart"/>
            <w:proofErr w:type="gramStart"/>
            <w:ins w:id="966" w:author="Teh Stand" w:date="2023-08-14T12:24:00Z">
              <w:r w:rsidRPr="008E4D2D">
                <w:rPr>
                  <w:rFonts w:cs="Arial"/>
                  <w:sz w:val="18"/>
                  <w:szCs w:val="18"/>
                </w:rPr>
                <w:t>numberOfExcessItems</w:t>
              </w:r>
              <w:proofErr w:type="spellEnd"/>
              <w:proofErr w:type="gramEnd"/>
              <w:r w:rsidRPr="008E4D2D">
                <w:rPr>
                  <w:rFonts w:cs="Arial"/>
                  <w:sz w:val="18"/>
                  <w:szCs w:val="18"/>
                </w:rPr>
                <w:t xml:space="preserve"> / This data quality measure indicates the number of items in the dataset, that should not have been present in the dataset. </w:t>
              </w:r>
            </w:ins>
          </w:p>
        </w:tc>
        <w:tc>
          <w:tcPr>
            <w:tcW w:w="1560" w:type="dxa"/>
          </w:tcPr>
          <w:p w14:paraId="40FCC29F" w14:textId="77777777" w:rsidR="002B2660" w:rsidRPr="008E4D2D" w:rsidRDefault="002B2660" w:rsidP="00633C1F">
            <w:pPr>
              <w:autoSpaceDE w:val="0"/>
              <w:autoSpaceDN w:val="0"/>
              <w:adjustRightInd w:val="0"/>
              <w:spacing w:before="60" w:after="60"/>
              <w:jc w:val="left"/>
              <w:rPr>
                <w:ins w:id="967" w:author="Teh Stand" w:date="2023-08-14T12:24:00Z"/>
                <w:rFonts w:cs="Arial"/>
                <w:sz w:val="18"/>
                <w:szCs w:val="18"/>
              </w:rPr>
            </w:pPr>
            <w:ins w:id="968" w:author="Teh Stand" w:date="2023-08-14T12:24:00Z">
              <w:r w:rsidRPr="008E4D2D">
                <w:rPr>
                  <w:rFonts w:cs="Arial"/>
                  <w:sz w:val="18"/>
                  <w:szCs w:val="18"/>
                </w:rPr>
                <w:t xml:space="preserve">dataset / dataset series </w:t>
              </w:r>
            </w:ins>
          </w:p>
        </w:tc>
        <w:tc>
          <w:tcPr>
            <w:tcW w:w="1508" w:type="dxa"/>
          </w:tcPr>
          <w:p w14:paraId="3BC3298D" w14:textId="45C7F8DD" w:rsidR="002B2660" w:rsidRPr="008E4D2D" w:rsidRDefault="00000336" w:rsidP="00633C1F">
            <w:pPr>
              <w:autoSpaceDE w:val="0"/>
              <w:autoSpaceDN w:val="0"/>
              <w:adjustRightInd w:val="0"/>
              <w:spacing w:before="60" w:after="60"/>
              <w:jc w:val="left"/>
              <w:rPr>
                <w:ins w:id="969" w:author="Teh Stand" w:date="2023-08-14T12:24:00Z"/>
                <w:rFonts w:cs="Arial"/>
                <w:sz w:val="18"/>
                <w:szCs w:val="18"/>
              </w:rPr>
            </w:pPr>
            <w:ins w:id="970" w:author="Teh Stand" w:date="2023-08-16T11:54:00Z">
              <w:r w:rsidRPr="008E4D2D">
                <w:rPr>
                  <w:rFonts w:cs="Arial"/>
                  <w:sz w:val="18"/>
                  <w:szCs w:val="18"/>
                </w:rPr>
                <w:t>All feature and information types</w:t>
              </w:r>
            </w:ins>
          </w:p>
        </w:tc>
      </w:tr>
      <w:tr w:rsidR="002B2660" w:rsidRPr="008E4D2D" w14:paraId="1129F306" w14:textId="77777777" w:rsidTr="00633C1F">
        <w:trPr>
          <w:cantSplit/>
          <w:jc w:val="center"/>
          <w:ins w:id="971" w:author="Teh Stand" w:date="2023-08-14T12:24:00Z"/>
        </w:trPr>
        <w:tc>
          <w:tcPr>
            <w:tcW w:w="534" w:type="dxa"/>
          </w:tcPr>
          <w:p w14:paraId="175817F3" w14:textId="77777777" w:rsidR="002B2660" w:rsidRPr="008E4D2D" w:rsidRDefault="002B2660" w:rsidP="00633C1F">
            <w:pPr>
              <w:autoSpaceDE w:val="0"/>
              <w:autoSpaceDN w:val="0"/>
              <w:adjustRightInd w:val="0"/>
              <w:spacing w:before="60" w:after="60"/>
              <w:jc w:val="left"/>
              <w:rPr>
                <w:ins w:id="972" w:author="Teh Stand" w:date="2023-08-14T12:24:00Z"/>
                <w:rFonts w:cs="Arial"/>
                <w:sz w:val="18"/>
                <w:szCs w:val="18"/>
              </w:rPr>
            </w:pPr>
            <w:ins w:id="973" w:author="Teh Stand" w:date="2023-08-14T12:24:00Z">
              <w:r w:rsidRPr="008E4D2D">
                <w:rPr>
                  <w:rFonts w:cs="Arial"/>
                  <w:sz w:val="18"/>
                  <w:szCs w:val="18"/>
                </w:rPr>
                <w:t xml:space="preserve">2 </w:t>
              </w:r>
            </w:ins>
          </w:p>
        </w:tc>
        <w:tc>
          <w:tcPr>
            <w:tcW w:w="1417" w:type="dxa"/>
          </w:tcPr>
          <w:p w14:paraId="299B76E2" w14:textId="77777777" w:rsidR="002B2660" w:rsidRPr="008E4D2D" w:rsidRDefault="002B2660" w:rsidP="00633C1F">
            <w:pPr>
              <w:autoSpaceDE w:val="0"/>
              <w:autoSpaceDN w:val="0"/>
              <w:adjustRightInd w:val="0"/>
              <w:spacing w:before="60" w:after="60"/>
              <w:jc w:val="left"/>
              <w:rPr>
                <w:ins w:id="974" w:author="Teh Stand" w:date="2023-08-14T12:24:00Z"/>
                <w:rFonts w:cs="Arial"/>
                <w:sz w:val="18"/>
                <w:szCs w:val="18"/>
              </w:rPr>
            </w:pPr>
            <w:ins w:id="975" w:author="Teh Stand" w:date="2023-08-14T12:24:00Z">
              <w:r w:rsidRPr="008E4D2D">
                <w:rPr>
                  <w:rFonts w:cs="Arial"/>
                  <w:sz w:val="18"/>
                  <w:szCs w:val="18"/>
                </w:rPr>
                <w:t xml:space="preserve">Completeness / Commission </w:t>
              </w:r>
            </w:ins>
          </w:p>
        </w:tc>
        <w:tc>
          <w:tcPr>
            <w:tcW w:w="1701" w:type="dxa"/>
          </w:tcPr>
          <w:p w14:paraId="4C2C7905" w14:textId="77777777" w:rsidR="002B2660" w:rsidRPr="008E4D2D" w:rsidRDefault="002B2660" w:rsidP="00633C1F">
            <w:pPr>
              <w:autoSpaceDE w:val="0"/>
              <w:autoSpaceDN w:val="0"/>
              <w:adjustRightInd w:val="0"/>
              <w:spacing w:before="60" w:after="60"/>
              <w:jc w:val="left"/>
              <w:rPr>
                <w:ins w:id="976" w:author="Teh Stand" w:date="2023-08-14T12:24:00Z"/>
                <w:rFonts w:cs="Arial"/>
                <w:sz w:val="18"/>
                <w:szCs w:val="18"/>
              </w:rPr>
            </w:pPr>
            <w:ins w:id="977" w:author="Teh Stand" w:date="2023-08-14T12:24:00Z">
              <w:r w:rsidRPr="008E4D2D">
                <w:rPr>
                  <w:rFonts w:cs="Arial"/>
                  <w:sz w:val="18"/>
                  <w:szCs w:val="18"/>
                </w:rPr>
                <w:t xml:space="preserve">Excess data present in a dataset, as described by the scope. </w:t>
              </w:r>
            </w:ins>
          </w:p>
        </w:tc>
        <w:tc>
          <w:tcPr>
            <w:tcW w:w="2693" w:type="dxa"/>
          </w:tcPr>
          <w:p w14:paraId="612B8224" w14:textId="77777777" w:rsidR="002B2660" w:rsidRPr="008E4D2D" w:rsidRDefault="002B2660" w:rsidP="00633C1F">
            <w:pPr>
              <w:autoSpaceDE w:val="0"/>
              <w:autoSpaceDN w:val="0"/>
              <w:adjustRightInd w:val="0"/>
              <w:spacing w:before="60" w:after="60"/>
              <w:jc w:val="left"/>
              <w:rPr>
                <w:ins w:id="978" w:author="Teh Stand" w:date="2023-08-14T12:24:00Z"/>
                <w:rFonts w:cs="Arial"/>
                <w:sz w:val="18"/>
                <w:szCs w:val="18"/>
              </w:rPr>
            </w:pPr>
            <w:proofErr w:type="spellStart"/>
            <w:proofErr w:type="gramStart"/>
            <w:ins w:id="979" w:author="Teh Stand" w:date="2023-08-14T12:24:00Z">
              <w:r w:rsidRPr="008E4D2D">
                <w:rPr>
                  <w:rFonts w:cs="Arial"/>
                  <w:sz w:val="18"/>
                  <w:szCs w:val="18"/>
                </w:rPr>
                <w:t>numberOfDuplicateFeatureInstances</w:t>
              </w:r>
              <w:proofErr w:type="spellEnd"/>
              <w:proofErr w:type="gramEnd"/>
              <w:r w:rsidRPr="008E4D2D">
                <w:rPr>
                  <w:rFonts w:cs="Arial"/>
                  <w:sz w:val="18"/>
                  <w:szCs w:val="18"/>
                </w:rPr>
                <w:t xml:space="preserve"> / This data quality measure indicates the total number of exact duplications of feature instances within the data. </w:t>
              </w:r>
            </w:ins>
          </w:p>
        </w:tc>
        <w:tc>
          <w:tcPr>
            <w:tcW w:w="1560" w:type="dxa"/>
          </w:tcPr>
          <w:p w14:paraId="5D2C8A4D" w14:textId="77777777" w:rsidR="002B2660" w:rsidRPr="008E4D2D" w:rsidRDefault="002B2660" w:rsidP="00633C1F">
            <w:pPr>
              <w:autoSpaceDE w:val="0"/>
              <w:autoSpaceDN w:val="0"/>
              <w:adjustRightInd w:val="0"/>
              <w:spacing w:before="60" w:after="60"/>
              <w:jc w:val="left"/>
              <w:rPr>
                <w:ins w:id="980" w:author="Teh Stand" w:date="2023-08-14T12:24:00Z"/>
                <w:rFonts w:cs="Arial"/>
                <w:sz w:val="18"/>
                <w:szCs w:val="18"/>
              </w:rPr>
            </w:pPr>
            <w:ins w:id="981" w:author="Teh Stand" w:date="2023-08-14T12:24:00Z">
              <w:r w:rsidRPr="008E4D2D">
                <w:rPr>
                  <w:rFonts w:cs="Arial"/>
                  <w:sz w:val="18"/>
                  <w:szCs w:val="18"/>
                </w:rPr>
                <w:t xml:space="preserve">dataset / dataset series </w:t>
              </w:r>
            </w:ins>
          </w:p>
        </w:tc>
        <w:tc>
          <w:tcPr>
            <w:tcW w:w="1508" w:type="dxa"/>
          </w:tcPr>
          <w:p w14:paraId="10C2830B" w14:textId="2A25BEB1" w:rsidR="002B2660" w:rsidRPr="008E4D2D" w:rsidRDefault="00000336" w:rsidP="00633C1F">
            <w:pPr>
              <w:autoSpaceDE w:val="0"/>
              <w:autoSpaceDN w:val="0"/>
              <w:adjustRightInd w:val="0"/>
              <w:spacing w:before="60" w:after="60"/>
              <w:jc w:val="left"/>
              <w:rPr>
                <w:ins w:id="982" w:author="Teh Stand" w:date="2023-08-14T12:24:00Z"/>
                <w:rFonts w:cs="Arial"/>
                <w:sz w:val="18"/>
                <w:szCs w:val="18"/>
              </w:rPr>
            </w:pPr>
            <w:ins w:id="983" w:author="Teh Stand" w:date="2023-08-16T11:54:00Z">
              <w:r w:rsidRPr="008E4D2D">
                <w:rPr>
                  <w:rFonts w:cs="Arial"/>
                  <w:sz w:val="18"/>
                  <w:szCs w:val="18"/>
                </w:rPr>
                <w:t>All feature and information types</w:t>
              </w:r>
            </w:ins>
          </w:p>
        </w:tc>
      </w:tr>
      <w:tr w:rsidR="002B2660" w:rsidRPr="008E4D2D" w14:paraId="492B35B8" w14:textId="77777777" w:rsidTr="00633C1F">
        <w:trPr>
          <w:cantSplit/>
          <w:jc w:val="center"/>
          <w:ins w:id="984" w:author="Teh Stand" w:date="2023-08-14T12:24:00Z"/>
        </w:trPr>
        <w:tc>
          <w:tcPr>
            <w:tcW w:w="534" w:type="dxa"/>
          </w:tcPr>
          <w:p w14:paraId="115CDF3C" w14:textId="77777777" w:rsidR="002B2660" w:rsidRPr="008E4D2D" w:rsidRDefault="002B2660" w:rsidP="00633C1F">
            <w:pPr>
              <w:autoSpaceDE w:val="0"/>
              <w:autoSpaceDN w:val="0"/>
              <w:adjustRightInd w:val="0"/>
              <w:spacing w:before="60" w:after="60"/>
              <w:jc w:val="left"/>
              <w:rPr>
                <w:ins w:id="985" w:author="Teh Stand" w:date="2023-08-14T12:24:00Z"/>
                <w:rFonts w:cs="Arial"/>
                <w:sz w:val="18"/>
                <w:szCs w:val="18"/>
              </w:rPr>
            </w:pPr>
            <w:ins w:id="986" w:author="Teh Stand" w:date="2023-08-14T12:24:00Z">
              <w:r w:rsidRPr="008E4D2D">
                <w:rPr>
                  <w:rFonts w:cs="Arial"/>
                  <w:sz w:val="18"/>
                  <w:szCs w:val="18"/>
                </w:rPr>
                <w:t xml:space="preserve">3 </w:t>
              </w:r>
            </w:ins>
          </w:p>
        </w:tc>
        <w:tc>
          <w:tcPr>
            <w:tcW w:w="1417" w:type="dxa"/>
          </w:tcPr>
          <w:p w14:paraId="32ECC129" w14:textId="77777777" w:rsidR="002B2660" w:rsidRPr="008E4D2D" w:rsidRDefault="002B2660" w:rsidP="00633C1F">
            <w:pPr>
              <w:autoSpaceDE w:val="0"/>
              <w:autoSpaceDN w:val="0"/>
              <w:adjustRightInd w:val="0"/>
              <w:spacing w:before="60" w:after="60"/>
              <w:jc w:val="left"/>
              <w:rPr>
                <w:ins w:id="987" w:author="Teh Stand" w:date="2023-08-14T12:24:00Z"/>
                <w:rFonts w:cs="Arial"/>
                <w:sz w:val="18"/>
                <w:szCs w:val="18"/>
              </w:rPr>
            </w:pPr>
            <w:ins w:id="988" w:author="Teh Stand" w:date="2023-08-14T12:24:00Z">
              <w:r w:rsidRPr="008E4D2D">
                <w:rPr>
                  <w:rFonts w:cs="Arial"/>
                  <w:sz w:val="18"/>
                  <w:szCs w:val="18"/>
                </w:rPr>
                <w:t xml:space="preserve">Completeness / Omission </w:t>
              </w:r>
            </w:ins>
          </w:p>
        </w:tc>
        <w:tc>
          <w:tcPr>
            <w:tcW w:w="1701" w:type="dxa"/>
          </w:tcPr>
          <w:p w14:paraId="3FBB1CDC" w14:textId="77777777" w:rsidR="002B2660" w:rsidRPr="008E4D2D" w:rsidRDefault="002B2660" w:rsidP="00633C1F">
            <w:pPr>
              <w:autoSpaceDE w:val="0"/>
              <w:autoSpaceDN w:val="0"/>
              <w:adjustRightInd w:val="0"/>
              <w:spacing w:before="60" w:after="60"/>
              <w:jc w:val="left"/>
              <w:rPr>
                <w:ins w:id="989" w:author="Teh Stand" w:date="2023-08-14T12:24:00Z"/>
                <w:rFonts w:cs="Arial"/>
                <w:sz w:val="18"/>
                <w:szCs w:val="18"/>
              </w:rPr>
            </w:pPr>
            <w:ins w:id="990" w:author="Teh Stand" w:date="2023-08-14T12:24:00Z">
              <w:r w:rsidRPr="008E4D2D">
                <w:rPr>
                  <w:rFonts w:cs="Arial"/>
                  <w:sz w:val="18"/>
                  <w:szCs w:val="18"/>
                </w:rPr>
                <w:t xml:space="preserve">Data absent from the dataset, as described by the scope. </w:t>
              </w:r>
            </w:ins>
          </w:p>
        </w:tc>
        <w:tc>
          <w:tcPr>
            <w:tcW w:w="2693" w:type="dxa"/>
          </w:tcPr>
          <w:p w14:paraId="084EEB08" w14:textId="77777777" w:rsidR="002B2660" w:rsidRPr="008E4D2D" w:rsidRDefault="002B2660" w:rsidP="00633C1F">
            <w:pPr>
              <w:autoSpaceDE w:val="0"/>
              <w:autoSpaceDN w:val="0"/>
              <w:adjustRightInd w:val="0"/>
              <w:spacing w:before="60" w:after="60"/>
              <w:jc w:val="left"/>
              <w:rPr>
                <w:ins w:id="991" w:author="Teh Stand" w:date="2023-08-14T12:24:00Z"/>
                <w:rFonts w:cs="Arial"/>
                <w:sz w:val="18"/>
                <w:szCs w:val="18"/>
              </w:rPr>
            </w:pPr>
            <w:proofErr w:type="spellStart"/>
            <w:proofErr w:type="gramStart"/>
            <w:ins w:id="992" w:author="Teh Stand" w:date="2023-08-14T12:24:00Z">
              <w:r w:rsidRPr="008E4D2D">
                <w:rPr>
                  <w:rFonts w:cs="Arial"/>
                  <w:sz w:val="18"/>
                  <w:szCs w:val="18"/>
                </w:rPr>
                <w:t>numberOfMissingItems</w:t>
              </w:r>
              <w:proofErr w:type="spellEnd"/>
              <w:proofErr w:type="gramEnd"/>
              <w:r w:rsidRPr="008E4D2D">
                <w:rPr>
                  <w:rFonts w:cs="Arial"/>
                  <w:sz w:val="18"/>
                  <w:szCs w:val="18"/>
                </w:rPr>
                <w:t xml:space="preserve"> / This data quality measure is an indicator that shows that a specific item is missing in the data. </w:t>
              </w:r>
            </w:ins>
          </w:p>
        </w:tc>
        <w:tc>
          <w:tcPr>
            <w:tcW w:w="1560" w:type="dxa"/>
          </w:tcPr>
          <w:p w14:paraId="569B53D8" w14:textId="77777777" w:rsidR="002B2660" w:rsidRPr="008E4D2D" w:rsidRDefault="002B2660" w:rsidP="00633C1F">
            <w:pPr>
              <w:autoSpaceDE w:val="0"/>
              <w:autoSpaceDN w:val="0"/>
              <w:adjustRightInd w:val="0"/>
              <w:spacing w:before="60" w:after="60"/>
              <w:jc w:val="left"/>
              <w:rPr>
                <w:ins w:id="993" w:author="Teh Stand" w:date="2023-08-14T12:24:00Z"/>
                <w:rFonts w:cs="Arial"/>
                <w:sz w:val="18"/>
                <w:szCs w:val="18"/>
              </w:rPr>
            </w:pPr>
            <w:ins w:id="994" w:author="Teh Stand" w:date="2023-08-14T12:24:00Z">
              <w:r w:rsidRPr="008E4D2D">
                <w:rPr>
                  <w:rFonts w:cs="Arial"/>
                  <w:sz w:val="18"/>
                  <w:szCs w:val="18"/>
                </w:rPr>
                <w:t xml:space="preserve">dataset / dataset series / spatial object type </w:t>
              </w:r>
            </w:ins>
          </w:p>
        </w:tc>
        <w:tc>
          <w:tcPr>
            <w:tcW w:w="1508" w:type="dxa"/>
          </w:tcPr>
          <w:p w14:paraId="1FEC5951" w14:textId="48D5F988" w:rsidR="002B2660" w:rsidRPr="008E4D2D" w:rsidRDefault="00000336" w:rsidP="00633C1F">
            <w:pPr>
              <w:autoSpaceDE w:val="0"/>
              <w:autoSpaceDN w:val="0"/>
              <w:adjustRightInd w:val="0"/>
              <w:spacing w:before="60" w:after="60"/>
              <w:jc w:val="left"/>
              <w:rPr>
                <w:ins w:id="995" w:author="Teh Stand" w:date="2023-08-14T12:24:00Z"/>
                <w:rFonts w:cs="Arial"/>
                <w:sz w:val="18"/>
                <w:szCs w:val="18"/>
              </w:rPr>
            </w:pPr>
            <w:ins w:id="996" w:author="Teh Stand" w:date="2023-08-16T11:54:00Z">
              <w:r w:rsidRPr="008E4D2D">
                <w:rPr>
                  <w:rFonts w:cs="Arial"/>
                  <w:sz w:val="18"/>
                  <w:szCs w:val="18"/>
                </w:rPr>
                <w:t>All feature and information types</w:t>
              </w:r>
            </w:ins>
          </w:p>
        </w:tc>
      </w:tr>
      <w:tr w:rsidR="008E4D2D" w:rsidRPr="008E4D2D" w14:paraId="088C8D49" w14:textId="77777777" w:rsidTr="00633C1F">
        <w:trPr>
          <w:cantSplit/>
          <w:jc w:val="center"/>
          <w:ins w:id="997" w:author="Teh Stand" w:date="2023-08-14T12:24:00Z"/>
        </w:trPr>
        <w:tc>
          <w:tcPr>
            <w:tcW w:w="534" w:type="dxa"/>
          </w:tcPr>
          <w:p w14:paraId="19B89DA7" w14:textId="77777777" w:rsidR="002B2660" w:rsidRPr="008E4D2D" w:rsidRDefault="002B2660" w:rsidP="00633C1F">
            <w:pPr>
              <w:autoSpaceDE w:val="0"/>
              <w:autoSpaceDN w:val="0"/>
              <w:adjustRightInd w:val="0"/>
              <w:spacing w:before="60" w:after="60"/>
              <w:jc w:val="left"/>
              <w:rPr>
                <w:ins w:id="998" w:author="Teh Stand" w:date="2023-08-14T12:24:00Z"/>
                <w:rFonts w:cs="Arial"/>
                <w:sz w:val="18"/>
                <w:szCs w:val="18"/>
              </w:rPr>
            </w:pPr>
            <w:ins w:id="999" w:author="Teh Stand" w:date="2023-08-14T12:24:00Z">
              <w:r w:rsidRPr="008E4D2D">
                <w:rPr>
                  <w:rFonts w:cs="Arial"/>
                  <w:sz w:val="18"/>
                  <w:szCs w:val="18"/>
                </w:rPr>
                <w:t xml:space="preserve">4 </w:t>
              </w:r>
            </w:ins>
          </w:p>
        </w:tc>
        <w:tc>
          <w:tcPr>
            <w:tcW w:w="1417" w:type="dxa"/>
          </w:tcPr>
          <w:p w14:paraId="5A84BFEC" w14:textId="77777777" w:rsidR="002B2660" w:rsidRPr="008E4D2D" w:rsidRDefault="002B2660" w:rsidP="00633C1F">
            <w:pPr>
              <w:autoSpaceDE w:val="0"/>
              <w:autoSpaceDN w:val="0"/>
              <w:adjustRightInd w:val="0"/>
              <w:spacing w:before="60" w:after="60"/>
              <w:jc w:val="left"/>
              <w:rPr>
                <w:ins w:id="1000" w:author="Teh Stand" w:date="2023-08-14T12:24:00Z"/>
                <w:rFonts w:cs="Arial"/>
                <w:sz w:val="18"/>
                <w:szCs w:val="18"/>
              </w:rPr>
            </w:pPr>
            <w:ins w:id="1001" w:author="Teh Stand" w:date="2023-08-14T12:24:00Z">
              <w:r w:rsidRPr="008E4D2D">
                <w:rPr>
                  <w:rFonts w:cs="Arial"/>
                  <w:sz w:val="18"/>
                  <w:szCs w:val="18"/>
                </w:rPr>
                <w:t xml:space="preserve">Logical consistency / Conceptual consistency </w:t>
              </w:r>
            </w:ins>
          </w:p>
        </w:tc>
        <w:tc>
          <w:tcPr>
            <w:tcW w:w="1701" w:type="dxa"/>
          </w:tcPr>
          <w:p w14:paraId="31C399AD" w14:textId="77777777" w:rsidR="002B2660" w:rsidRPr="008E4D2D" w:rsidRDefault="002B2660" w:rsidP="00633C1F">
            <w:pPr>
              <w:autoSpaceDE w:val="0"/>
              <w:autoSpaceDN w:val="0"/>
              <w:adjustRightInd w:val="0"/>
              <w:spacing w:before="60" w:after="60"/>
              <w:jc w:val="left"/>
              <w:rPr>
                <w:ins w:id="1002" w:author="Teh Stand" w:date="2023-08-14T12:24:00Z"/>
                <w:rFonts w:cs="Arial"/>
                <w:sz w:val="18"/>
                <w:szCs w:val="18"/>
              </w:rPr>
            </w:pPr>
            <w:ins w:id="1003" w:author="Teh Stand" w:date="2023-08-14T12:24:00Z">
              <w:r w:rsidRPr="008E4D2D">
                <w:rPr>
                  <w:rFonts w:cs="Arial"/>
                  <w:sz w:val="18"/>
                  <w:szCs w:val="18"/>
                </w:rPr>
                <w:t xml:space="preserve">Adherence to the rules of a conceptual schema. </w:t>
              </w:r>
            </w:ins>
          </w:p>
        </w:tc>
        <w:tc>
          <w:tcPr>
            <w:tcW w:w="2693" w:type="dxa"/>
          </w:tcPr>
          <w:p w14:paraId="37EB4CA0" w14:textId="77777777" w:rsidR="002B2660" w:rsidRPr="008E4D2D" w:rsidRDefault="002B2660" w:rsidP="00633C1F">
            <w:pPr>
              <w:autoSpaceDE w:val="0"/>
              <w:autoSpaceDN w:val="0"/>
              <w:adjustRightInd w:val="0"/>
              <w:spacing w:before="60" w:after="60"/>
              <w:jc w:val="left"/>
              <w:rPr>
                <w:ins w:id="1004" w:author="Teh Stand" w:date="2023-08-14T12:24:00Z"/>
                <w:rFonts w:cs="Arial"/>
                <w:sz w:val="18"/>
                <w:szCs w:val="18"/>
              </w:rPr>
            </w:pPr>
            <w:proofErr w:type="spellStart"/>
            <w:proofErr w:type="gramStart"/>
            <w:ins w:id="1005" w:author="Teh Stand" w:date="2023-08-14T12:24:00Z">
              <w:r w:rsidRPr="008E4D2D">
                <w:rPr>
                  <w:rFonts w:cs="Arial"/>
                  <w:sz w:val="18"/>
                  <w:szCs w:val="18"/>
                </w:rPr>
                <w:t>numberOfInvalidSurfaceOverlaps</w:t>
              </w:r>
              <w:proofErr w:type="spellEnd"/>
              <w:proofErr w:type="gramEnd"/>
              <w:r w:rsidRPr="008E4D2D">
                <w:rPr>
                  <w:rFonts w:cs="Arial"/>
                  <w:sz w:val="18"/>
                  <w:szCs w:val="18"/>
                </w:rPr>
                <w:t xml:space="preserve"> / This data quality measure is a count of the total number of erroneous overlaps within the data. Which surfaces may overlap and which must not is application dependent. Not all overlapping surfaces are necessarily erroneous. </w:t>
              </w:r>
            </w:ins>
          </w:p>
        </w:tc>
        <w:tc>
          <w:tcPr>
            <w:tcW w:w="1560" w:type="dxa"/>
          </w:tcPr>
          <w:p w14:paraId="58E77A9A" w14:textId="77777777" w:rsidR="002B2660" w:rsidRPr="008E4D2D" w:rsidRDefault="002B2660" w:rsidP="00633C1F">
            <w:pPr>
              <w:autoSpaceDE w:val="0"/>
              <w:autoSpaceDN w:val="0"/>
              <w:adjustRightInd w:val="0"/>
              <w:spacing w:before="60" w:after="60"/>
              <w:jc w:val="left"/>
              <w:rPr>
                <w:ins w:id="1006" w:author="Teh Stand" w:date="2023-08-14T12:24:00Z"/>
                <w:rFonts w:cs="Arial"/>
                <w:sz w:val="18"/>
                <w:szCs w:val="18"/>
              </w:rPr>
            </w:pPr>
            <w:ins w:id="1007" w:author="Teh Stand" w:date="2023-08-14T12:24:00Z">
              <w:r w:rsidRPr="008E4D2D">
                <w:rPr>
                  <w:rFonts w:cs="Arial"/>
                  <w:sz w:val="18"/>
                  <w:szCs w:val="18"/>
                </w:rPr>
                <w:t xml:space="preserve">spatial object / spatial object type </w:t>
              </w:r>
            </w:ins>
          </w:p>
        </w:tc>
        <w:tc>
          <w:tcPr>
            <w:tcW w:w="1508" w:type="dxa"/>
          </w:tcPr>
          <w:p w14:paraId="4357560A" w14:textId="2B8D4162" w:rsidR="002B2660" w:rsidRPr="008E4D2D" w:rsidRDefault="00701C4C" w:rsidP="00701C4C">
            <w:pPr>
              <w:autoSpaceDE w:val="0"/>
              <w:autoSpaceDN w:val="0"/>
              <w:adjustRightInd w:val="0"/>
              <w:spacing w:before="60" w:after="60"/>
              <w:jc w:val="left"/>
              <w:rPr>
                <w:ins w:id="1008" w:author="Teh Stand" w:date="2023-08-14T12:24:00Z"/>
                <w:rFonts w:cs="Arial"/>
                <w:sz w:val="18"/>
                <w:szCs w:val="18"/>
              </w:rPr>
            </w:pPr>
            <w:ins w:id="1009" w:author="Teh Stand" w:date="2023-08-16T11:56:00Z">
              <w:r w:rsidRPr="008E4D2D">
                <w:rPr>
                  <w:rFonts w:cs="Arial"/>
                  <w:sz w:val="18"/>
                  <w:szCs w:val="18"/>
                </w:rPr>
                <w:t>Features with surface geometry</w:t>
              </w:r>
            </w:ins>
            <w:ins w:id="1010" w:author="Teh Stand" w:date="2023-08-16T11:58:00Z">
              <w:r w:rsidRPr="008E4D2D">
                <w:t xml:space="preserve"> </w:t>
              </w:r>
              <w:r w:rsidRPr="008E4D2D">
                <w:rPr>
                  <w:rFonts w:cs="Arial"/>
                  <w:sz w:val="18"/>
                  <w:szCs w:val="18"/>
                </w:rPr>
                <w:t>; spatial objects of surface types</w:t>
              </w:r>
            </w:ins>
          </w:p>
        </w:tc>
      </w:tr>
      <w:tr w:rsidR="002B2660" w:rsidRPr="008E4D2D" w14:paraId="2D6313CB" w14:textId="77777777" w:rsidTr="00633C1F">
        <w:trPr>
          <w:cantSplit/>
          <w:jc w:val="center"/>
          <w:ins w:id="1011" w:author="Teh Stand" w:date="2023-08-14T12:24:00Z"/>
        </w:trPr>
        <w:tc>
          <w:tcPr>
            <w:tcW w:w="534" w:type="dxa"/>
          </w:tcPr>
          <w:p w14:paraId="1314E038" w14:textId="77777777" w:rsidR="002B2660" w:rsidRPr="008E4D2D" w:rsidRDefault="002B2660" w:rsidP="00633C1F">
            <w:pPr>
              <w:autoSpaceDE w:val="0"/>
              <w:autoSpaceDN w:val="0"/>
              <w:adjustRightInd w:val="0"/>
              <w:spacing w:before="60" w:after="60"/>
              <w:jc w:val="left"/>
              <w:rPr>
                <w:ins w:id="1012" w:author="Teh Stand" w:date="2023-08-14T12:24:00Z"/>
                <w:rFonts w:cs="Arial"/>
                <w:sz w:val="18"/>
                <w:szCs w:val="18"/>
              </w:rPr>
            </w:pPr>
            <w:ins w:id="1013" w:author="Teh Stand" w:date="2023-08-14T12:24:00Z">
              <w:r w:rsidRPr="008E4D2D">
                <w:rPr>
                  <w:rFonts w:cs="Arial"/>
                  <w:sz w:val="18"/>
                  <w:szCs w:val="18"/>
                </w:rPr>
                <w:t xml:space="preserve">5 </w:t>
              </w:r>
            </w:ins>
          </w:p>
        </w:tc>
        <w:tc>
          <w:tcPr>
            <w:tcW w:w="1417" w:type="dxa"/>
          </w:tcPr>
          <w:p w14:paraId="22EA8EC0" w14:textId="77777777" w:rsidR="002B2660" w:rsidRPr="008E4D2D" w:rsidRDefault="002B2660" w:rsidP="00633C1F">
            <w:pPr>
              <w:autoSpaceDE w:val="0"/>
              <w:autoSpaceDN w:val="0"/>
              <w:adjustRightInd w:val="0"/>
              <w:spacing w:before="60" w:after="60"/>
              <w:jc w:val="left"/>
              <w:rPr>
                <w:ins w:id="1014" w:author="Teh Stand" w:date="2023-08-14T12:24:00Z"/>
                <w:rFonts w:cs="Arial"/>
                <w:sz w:val="18"/>
                <w:szCs w:val="18"/>
              </w:rPr>
            </w:pPr>
            <w:ins w:id="1015" w:author="Teh Stand" w:date="2023-08-14T12:24:00Z">
              <w:r w:rsidRPr="008E4D2D">
                <w:rPr>
                  <w:rFonts w:cs="Arial"/>
                  <w:sz w:val="18"/>
                  <w:szCs w:val="18"/>
                </w:rPr>
                <w:t xml:space="preserve">Logical consistency / Domain consistency </w:t>
              </w:r>
            </w:ins>
          </w:p>
        </w:tc>
        <w:tc>
          <w:tcPr>
            <w:tcW w:w="1701" w:type="dxa"/>
          </w:tcPr>
          <w:p w14:paraId="1B731D64" w14:textId="77777777" w:rsidR="002B2660" w:rsidRPr="008E4D2D" w:rsidRDefault="002B2660" w:rsidP="00633C1F">
            <w:pPr>
              <w:autoSpaceDE w:val="0"/>
              <w:autoSpaceDN w:val="0"/>
              <w:adjustRightInd w:val="0"/>
              <w:spacing w:before="60" w:after="60"/>
              <w:jc w:val="left"/>
              <w:rPr>
                <w:ins w:id="1016" w:author="Teh Stand" w:date="2023-08-14T12:24:00Z"/>
                <w:rFonts w:cs="Arial"/>
                <w:sz w:val="18"/>
                <w:szCs w:val="18"/>
              </w:rPr>
            </w:pPr>
            <w:ins w:id="1017" w:author="Teh Stand" w:date="2023-08-14T12:24:00Z">
              <w:r w:rsidRPr="008E4D2D">
                <w:rPr>
                  <w:rFonts w:cs="Arial"/>
                  <w:sz w:val="18"/>
                  <w:szCs w:val="18"/>
                </w:rPr>
                <w:t xml:space="preserve">Adherence of the values to the value domains. </w:t>
              </w:r>
            </w:ins>
          </w:p>
        </w:tc>
        <w:tc>
          <w:tcPr>
            <w:tcW w:w="2693" w:type="dxa"/>
          </w:tcPr>
          <w:p w14:paraId="2A3B3D4D" w14:textId="77777777" w:rsidR="002B2660" w:rsidRPr="008E4D2D" w:rsidRDefault="002B2660" w:rsidP="00633C1F">
            <w:pPr>
              <w:autoSpaceDE w:val="0"/>
              <w:autoSpaceDN w:val="0"/>
              <w:adjustRightInd w:val="0"/>
              <w:spacing w:before="60" w:after="60"/>
              <w:jc w:val="left"/>
              <w:rPr>
                <w:ins w:id="1018" w:author="Teh Stand" w:date="2023-08-14T12:24:00Z"/>
                <w:rFonts w:cs="Arial"/>
                <w:sz w:val="18"/>
                <w:szCs w:val="18"/>
              </w:rPr>
            </w:pPr>
            <w:proofErr w:type="spellStart"/>
            <w:proofErr w:type="gramStart"/>
            <w:ins w:id="1019" w:author="Teh Stand" w:date="2023-08-14T12:24:00Z">
              <w:r w:rsidRPr="008E4D2D">
                <w:rPr>
                  <w:rFonts w:cs="Arial"/>
                  <w:sz w:val="18"/>
                  <w:szCs w:val="18"/>
                </w:rPr>
                <w:t>numberOfNonconformantItems</w:t>
              </w:r>
              <w:proofErr w:type="spellEnd"/>
              <w:proofErr w:type="gramEnd"/>
              <w:r w:rsidRPr="008E4D2D">
                <w:rPr>
                  <w:rFonts w:cs="Arial"/>
                  <w:sz w:val="18"/>
                  <w:szCs w:val="18"/>
                </w:rPr>
                <w:t xml:space="preserve"> / This data quality measure is a count of all items in the dataset that are not in conformance with their value domain. </w:t>
              </w:r>
            </w:ins>
          </w:p>
        </w:tc>
        <w:tc>
          <w:tcPr>
            <w:tcW w:w="1560" w:type="dxa"/>
          </w:tcPr>
          <w:p w14:paraId="3DAB80C0" w14:textId="77777777" w:rsidR="002B2660" w:rsidRPr="008E4D2D" w:rsidRDefault="002B2660" w:rsidP="00633C1F">
            <w:pPr>
              <w:autoSpaceDE w:val="0"/>
              <w:autoSpaceDN w:val="0"/>
              <w:adjustRightInd w:val="0"/>
              <w:spacing w:before="60" w:after="60"/>
              <w:jc w:val="left"/>
              <w:rPr>
                <w:ins w:id="1020" w:author="Teh Stand" w:date="2023-08-14T12:24:00Z"/>
                <w:rFonts w:cs="Arial"/>
                <w:sz w:val="18"/>
                <w:szCs w:val="18"/>
              </w:rPr>
            </w:pPr>
            <w:ins w:id="1021" w:author="Teh Stand" w:date="2023-08-14T12:24:00Z">
              <w:r w:rsidRPr="008E4D2D">
                <w:rPr>
                  <w:rFonts w:cs="Arial"/>
                  <w:sz w:val="18"/>
                  <w:szCs w:val="18"/>
                </w:rPr>
                <w:t xml:space="preserve">spatial object / spatial object type </w:t>
              </w:r>
            </w:ins>
          </w:p>
        </w:tc>
        <w:tc>
          <w:tcPr>
            <w:tcW w:w="1508" w:type="dxa"/>
          </w:tcPr>
          <w:p w14:paraId="77770E0E" w14:textId="3DBC2EE5" w:rsidR="002B2660" w:rsidRPr="008E4D2D" w:rsidRDefault="00701C4C" w:rsidP="00633C1F">
            <w:pPr>
              <w:autoSpaceDE w:val="0"/>
              <w:autoSpaceDN w:val="0"/>
              <w:adjustRightInd w:val="0"/>
              <w:spacing w:before="60" w:after="60"/>
              <w:jc w:val="left"/>
              <w:rPr>
                <w:ins w:id="1022" w:author="Teh Stand" w:date="2023-08-14T12:24:00Z"/>
                <w:rFonts w:cs="Arial"/>
                <w:sz w:val="18"/>
                <w:szCs w:val="18"/>
              </w:rPr>
            </w:pPr>
            <w:ins w:id="1023" w:author="Teh Stand" w:date="2023-08-16T11:56:00Z">
              <w:r w:rsidRPr="008E4D2D">
                <w:rPr>
                  <w:rFonts w:cs="Arial"/>
                  <w:sz w:val="18"/>
                  <w:szCs w:val="18"/>
                </w:rPr>
                <w:t>All feature and information types</w:t>
              </w:r>
            </w:ins>
          </w:p>
        </w:tc>
      </w:tr>
      <w:tr w:rsidR="002B2660" w:rsidRPr="008E4D2D" w14:paraId="1231FDB3" w14:textId="77777777" w:rsidTr="00633C1F">
        <w:trPr>
          <w:cantSplit/>
          <w:jc w:val="center"/>
          <w:ins w:id="1024" w:author="Teh Stand" w:date="2023-08-14T12:24:00Z"/>
        </w:trPr>
        <w:tc>
          <w:tcPr>
            <w:tcW w:w="534" w:type="dxa"/>
          </w:tcPr>
          <w:p w14:paraId="4CFB0B04" w14:textId="77777777" w:rsidR="002B2660" w:rsidRPr="008E4D2D" w:rsidRDefault="002B2660" w:rsidP="00633C1F">
            <w:pPr>
              <w:autoSpaceDE w:val="0"/>
              <w:autoSpaceDN w:val="0"/>
              <w:adjustRightInd w:val="0"/>
              <w:spacing w:before="60" w:after="60"/>
              <w:jc w:val="left"/>
              <w:rPr>
                <w:ins w:id="1025" w:author="Teh Stand" w:date="2023-08-14T12:24:00Z"/>
                <w:rFonts w:cs="Arial"/>
                <w:sz w:val="18"/>
                <w:szCs w:val="18"/>
              </w:rPr>
            </w:pPr>
            <w:ins w:id="1026" w:author="Teh Stand" w:date="2023-08-14T12:24:00Z">
              <w:r w:rsidRPr="008E4D2D">
                <w:rPr>
                  <w:rFonts w:cs="Arial"/>
                  <w:sz w:val="18"/>
                  <w:szCs w:val="18"/>
                </w:rPr>
                <w:t xml:space="preserve">6 </w:t>
              </w:r>
            </w:ins>
          </w:p>
        </w:tc>
        <w:tc>
          <w:tcPr>
            <w:tcW w:w="1417" w:type="dxa"/>
          </w:tcPr>
          <w:p w14:paraId="55E2821A" w14:textId="77777777" w:rsidR="002B2660" w:rsidRPr="008E4D2D" w:rsidRDefault="002B2660" w:rsidP="00633C1F">
            <w:pPr>
              <w:autoSpaceDE w:val="0"/>
              <w:autoSpaceDN w:val="0"/>
              <w:adjustRightInd w:val="0"/>
              <w:spacing w:before="60" w:after="60"/>
              <w:jc w:val="left"/>
              <w:rPr>
                <w:ins w:id="1027" w:author="Teh Stand" w:date="2023-08-14T12:24:00Z"/>
                <w:rFonts w:cs="Arial"/>
                <w:sz w:val="18"/>
                <w:szCs w:val="18"/>
              </w:rPr>
            </w:pPr>
            <w:ins w:id="1028" w:author="Teh Stand" w:date="2023-08-14T12:24:00Z">
              <w:r w:rsidRPr="008E4D2D">
                <w:rPr>
                  <w:rFonts w:cs="Arial"/>
                  <w:sz w:val="18"/>
                  <w:szCs w:val="18"/>
                </w:rPr>
                <w:t xml:space="preserve">Logical consistency / Format consistency </w:t>
              </w:r>
            </w:ins>
          </w:p>
        </w:tc>
        <w:tc>
          <w:tcPr>
            <w:tcW w:w="1701" w:type="dxa"/>
          </w:tcPr>
          <w:p w14:paraId="6DA5FDA1" w14:textId="77777777" w:rsidR="002B2660" w:rsidRPr="008E4D2D" w:rsidRDefault="002B2660" w:rsidP="00633C1F">
            <w:pPr>
              <w:autoSpaceDE w:val="0"/>
              <w:autoSpaceDN w:val="0"/>
              <w:adjustRightInd w:val="0"/>
              <w:spacing w:before="60" w:after="60"/>
              <w:jc w:val="left"/>
              <w:rPr>
                <w:ins w:id="1029" w:author="Teh Stand" w:date="2023-08-14T12:24:00Z"/>
                <w:rFonts w:cs="Arial"/>
                <w:sz w:val="18"/>
                <w:szCs w:val="18"/>
              </w:rPr>
            </w:pPr>
            <w:ins w:id="1030" w:author="Teh Stand" w:date="2023-08-14T12:24:00Z">
              <w:r w:rsidRPr="008E4D2D">
                <w:rPr>
                  <w:rFonts w:cs="Arial"/>
                  <w:sz w:val="18"/>
                  <w:szCs w:val="18"/>
                </w:rPr>
                <w:t xml:space="preserve">Degree to which data is stored in accordance with the physical structure of the data set, as described by the scope </w:t>
              </w:r>
            </w:ins>
          </w:p>
        </w:tc>
        <w:tc>
          <w:tcPr>
            <w:tcW w:w="2693" w:type="dxa"/>
          </w:tcPr>
          <w:p w14:paraId="13FFEFB2" w14:textId="77777777" w:rsidR="002B2660" w:rsidRPr="008E4D2D" w:rsidRDefault="002B2660" w:rsidP="00633C1F">
            <w:pPr>
              <w:autoSpaceDE w:val="0"/>
              <w:autoSpaceDN w:val="0"/>
              <w:adjustRightInd w:val="0"/>
              <w:spacing w:before="60" w:after="60"/>
              <w:jc w:val="left"/>
              <w:rPr>
                <w:ins w:id="1031" w:author="Teh Stand" w:date="2023-08-14T12:24:00Z"/>
                <w:rFonts w:cs="Arial"/>
                <w:sz w:val="18"/>
                <w:szCs w:val="18"/>
              </w:rPr>
            </w:pPr>
            <w:proofErr w:type="spellStart"/>
            <w:proofErr w:type="gramStart"/>
            <w:ins w:id="1032" w:author="Teh Stand" w:date="2023-08-14T12:24:00Z">
              <w:r w:rsidRPr="008E4D2D">
                <w:rPr>
                  <w:rFonts w:cs="Arial"/>
                  <w:sz w:val="18"/>
                  <w:szCs w:val="18"/>
                </w:rPr>
                <w:t>physicalStructureConflictsNumber</w:t>
              </w:r>
              <w:proofErr w:type="spellEnd"/>
              <w:proofErr w:type="gramEnd"/>
              <w:r w:rsidRPr="008E4D2D">
                <w:rPr>
                  <w:rFonts w:cs="Arial"/>
                  <w:sz w:val="18"/>
                  <w:szCs w:val="18"/>
                </w:rPr>
                <w:t xml:space="preserve"> / This data quality measure is a count of all items in the dataset that are stored in conflict with the physical structure of the dataset. </w:t>
              </w:r>
            </w:ins>
          </w:p>
        </w:tc>
        <w:tc>
          <w:tcPr>
            <w:tcW w:w="1560" w:type="dxa"/>
          </w:tcPr>
          <w:p w14:paraId="5C9B29D9" w14:textId="77777777" w:rsidR="002B2660" w:rsidRPr="008E4D2D" w:rsidRDefault="002B2660" w:rsidP="00633C1F">
            <w:pPr>
              <w:autoSpaceDE w:val="0"/>
              <w:autoSpaceDN w:val="0"/>
              <w:adjustRightInd w:val="0"/>
              <w:spacing w:before="60" w:after="60"/>
              <w:jc w:val="left"/>
              <w:rPr>
                <w:ins w:id="1033" w:author="Teh Stand" w:date="2023-08-14T12:24:00Z"/>
                <w:rFonts w:cs="Arial"/>
                <w:sz w:val="18"/>
                <w:szCs w:val="18"/>
              </w:rPr>
            </w:pPr>
            <w:ins w:id="1034" w:author="Teh Stand" w:date="2023-08-14T12:24:00Z">
              <w:r w:rsidRPr="008E4D2D">
                <w:rPr>
                  <w:rFonts w:cs="Arial"/>
                  <w:sz w:val="18"/>
                  <w:szCs w:val="18"/>
                </w:rPr>
                <w:t xml:space="preserve">dataset/dataset series </w:t>
              </w:r>
            </w:ins>
          </w:p>
        </w:tc>
        <w:tc>
          <w:tcPr>
            <w:tcW w:w="1508" w:type="dxa"/>
          </w:tcPr>
          <w:p w14:paraId="47A14DC9" w14:textId="775FCA40" w:rsidR="002B2660" w:rsidRPr="008E4D2D" w:rsidRDefault="00701C4C" w:rsidP="00633C1F">
            <w:pPr>
              <w:autoSpaceDE w:val="0"/>
              <w:autoSpaceDN w:val="0"/>
              <w:adjustRightInd w:val="0"/>
              <w:spacing w:before="60" w:after="60"/>
              <w:jc w:val="left"/>
              <w:rPr>
                <w:ins w:id="1035" w:author="Teh Stand" w:date="2023-08-14T12:24:00Z"/>
                <w:rFonts w:cs="Arial"/>
                <w:sz w:val="18"/>
                <w:szCs w:val="18"/>
              </w:rPr>
            </w:pPr>
            <w:ins w:id="1036" w:author="Teh Stand" w:date="2023-08-16T11:57:00Z">
              <w:r w:rsidRPr="008E4D2D">
                <w:rPr>
                  <w:rFonts w:cs="Arial"/>
                  <w:sz w:val="18"/>
                  <w:szCs w:val="18"/>
                </w:rPr>
                <w:t>All feature and information types</w:t>
              </w:r>
            </w:ins>
          </w:p>
        </w:tc>
      </w:tr>
      <w:tr w:rsidR="002B2660" w:rsidRPr="008E4D2D" w14:paraId="3F58A24E" w14:textId="77777777" w:rsidTr="00633C1F">
        <w:trPr>
          <w:cantSplit/>
          <w:jc w:val="center"/>
          <w:ins w:id="1037" w:author="Teh Stand" w:date="2023-08-14T12:24:00Z"/>
        </w:trPr>
        <w:tc>
          <w:tcPr>
            <w:tcW w:w="534" w:type="dxa"/>
          </w:tcPr>
          <w:p w14:paraId="22DE822A" w14:textId="77777777" w:rsidR="002B2660" w:rsidRPr="008E4D2D" w:rsidRDefault="002B2660" w:rsidP="00633C1F">
            <w:pPr>
              <w:autoSpaceDE w:val="0"/>
              <w:autoSpaceDN w:val="0"/>
              <w:adjustRightInd w:val="0"/>
              <w:spacing w:before="60" w:after="60"/>
              <w:jc w:val="left"/>
              <w:rPr>
                <w:ins w:id="1038" w:author="Teh Stand" w:date="2023-08-14T12:24:00Z"/>
                <w:rFonts w:cs="Arial"/>
                <w:sz w:val="18"/>
                <w:szCs w:val="18"/>
              </w:rPr>
            </w:pPr>
            <w:ins w:id="1039" w:author="Teh Stand" w:date="2023-08-14T12:24:00Z">
              <w:r w:rsidRPr="008E4D2D">
                <w:rPr>
                  <w:rFonts w:cs="Arial"/>
                  <w:sz w:val="18"/>
                  <w:szCs w:val="18"/>
                </w:rPr>
                <w:t xml:space="preserve">7 </w:t>
              </w:r>
            </w:ins>
          </w:p>
        </w:tc>
        <w:tc>
          <w:tcPr>
            <w:tcW w:w="1417" w:type="dxa"/>
          </w:tcPr>
          <w:p w14:paraId="4D343955" w14:textId="77777777" w:rsidR="002B2660" w:rsidRPr="008E4D2D" w:rsidRDefault="002B2660" w:rsidP="00633C1F">
            <w:pPr>
              <w:autoSpaceDE w:val="0"/>
              <w:autoSpaceDN w:val="0"/>
              <w:adjustRightInd w:val="0"/>
              <w:spacing w:before="60" w:after="60"/>
              <w:jc w:val="left"/>
              <w:rPr>
                <w:ins w:id="1040" w:author="Teh Stand" w:date="2023-08-14T12:24:00Z"/>
                <w:rFonts w:cs="Arial"/>
                <w:sz w:val="18"/>
                <w:szCs w:val="18"/>
              </w:rPr>
            </w:pPr>
            <w:ins w:id="1041" w:author="Teh Stand" w:date="2023-08-14T12:24:00Z">
              <w:r w:rsidRPr="008E4D2D">
                <w:rPr>
                  <w:rFonts w:cs="Arial"/>
                  <w:sz w:val="18"/>
                  <w:szCs w:val="18"/>
                </w:rPr>
                <w:t xml:space="preserve">Logical consistency / Topological consistency </w:t>
              </w:r>
            </w:ins>
          </w:p>
        </w:tc>
        <w:tc>
          <w:tcPr>
            <w:tcW w:w="1701" w:type="dxa"/>
          </w:tcPr>
          <w:p w14:paraId="678854EF" w14:textId="77777777" w:rsidR="002B2660" w:rsidRPr="008E4D2D" w:rsidRDefault="002B2660" w:rsidP="00633C1F">
            <w:pPr>
              <w:autoSpaceDE w:val="0"/>
              <w:autoSpaceDN w:val="0"/>
              <w:adjustRightInd w:val="0"/>
              <w:spacing w:before="60" w:after="60"/>
              <w:jc w:val="left"/>
              <w:rPr>
                <w:ins w:id="1042" w:author="Teh Stand" w:date="2023-08-14T12:24:00Z"/>
                <w:rFonts w:cs="Arial"/>
                <w:sz w:val="18"/>
                <w:szCs w:val="18"/>
              </w:rPr>
            </w:pPr>
            <w:ins w:id="1043" w:author="Teh Stand" w:date="2023-08-14T12:24:00Z">
              <w:r w:rsidRPr="008E4D2D">
                <w:rPr>
                  <w:rFonts w:cs="Arial"/>
                  <w:sz w:val="18"/>
                  <w:szCs w:val="18"/>
                </w:rPr>
                <w:t xml:space="preserve">Correctness of the explicitly encoded topological characteristics of the dataset, as described by the scope. </w:t>
              </w:r>
            </w:ins>
          </w:p>
        </w:tc>
        <w:tc>
          <w:tcPr>
            <w:tcW w:w="2693" w:type="dxa"/>
          </w:tcPr>
          <w:p w14:paraId="742F339B" w14:textId="77777777" w:rsidR="002B2660" w:rsidRPr="008E4D2D" w:rsidRDefault="002B2660" w:rsidP="00633C1F">
            <w:pPr>
              <w:autoSpaceDE w:val="0"/>
              <w:autoSpaceDN w:val="0"/>
              <w:adjustRightInd w:val="0"/>
              <w:spacing w:before="60" w:after="60"/>
              <w:jc w:val="left"/>
              <w:rPr>
                <w:ins w:id="1044" w:author="Teh Stand" w:date="2023-08-14T12:24:00Z"/>
                <w:rFonts w:cs="Arial"/>
                <w:sz w:val="18"/>
                <w:szCs w:val="18"/>
              </w:rPr>
            </w:pPr>
            <w:proofErr w:type="spellStart"/>
            <w:proofErr w:type="gramStart"/>
            <w:ins w:id="1045" w:author="Teh Stand" w:date="2023-08-14T12:24:00Z">
              <w:r w:rsidRPr="008E4D2D">
                <w:rPr>
                  <w:rFonts w:cs="Arial"/>
                  <w:sz w:val="18"/>
                  <w:szCs w:val="18"/>
                </w:rPr>
                <w:t>rateOfFaultyPointCurveConnections</w:t>
              </w:r>
              <w:proofErr w:type="spellEnd"/>
              <w:proofErr w:type="gramEnd"/>
              <w:r w:rsidRPr="008E4D2D">
                <w:rPr>
                  <w:rFonts w:cs="Arial"/>
                  <w:sz w:val="18"/>
                  <w:szCs w:val="18"/>
                </w:rPr>
                <w:t xml:space="preserve"> / This data quality measure indicates the number of faulty link-node connections in relation to the number of supposed link-node connections. This data quality measure gives the erroneous point-curve connections in relation to the total number of point-curve connections. </w:t>
              </w:r>
            </w:ins>
          </w:p>
        </w:tc>
        <w:tc>
          <w:tcPr>
            <w:tcW w:w="1560" w:type="dxa"/>
          </w:tcPr>
          <w:p w14:paraId="51DBB8E5" w14:textId="77777777" w:rsidR="002B2660" w:rsidRPr="008E4D2D" w:rsidRDefault="002B2660" w:rsidP="00633C1F">
            <w:pPr>
              <w:autoSpaceDE w:val="0"/>
              <w:autoSpaceDN w:val="0"/>
              <w:adjustRightInd w:val="0"/>
              <w:spacing w:before="60" w:after="60"/>
              <w:jc w:val="left"/>
              <w:rPr>
                <w:ins w:id="1046" w:author="Teh Stand" w:date="2023-08-14T12:24:00Z"/>
                <w:rFonts w:cs="Arial"/>
                <w:sz w:val="18"/>
                <w:szCs w:val="18"/>
              </w:rPr>
            </w:pPr>
            <w:ins w:id="1047" w:author="Teh Stand" w:date="2023-08-14T12:24:00Z">
              <w:r w:rsidRPr="008E4D2D">
                <w:rPr>
                  <w:rFonts w:cs="Arial"/>
                  <w:sz w:val="18"/>
                  <w:szCs w:val="18"/>
                </w:rPr>
                <w:t xml:space="preserve">spatial object / spatial object type </w:t>
              </w:r>
            </w:ins>
          </w:p>
        </w:tc>
        <w:tc>
          <w:tcPr>
            <w:tcW w:w="1508" w:type="dxa"/>
          </w:tcPr>
          <w:p w14:paraId="7550FF22" w14:textId="01D962DC" w:rsidR="002B2660" w:rsidRPr="008E4D2D" w:rsidRDefault="00701C4C" w:rsidP="00633C1F">
            <w:pPr>
              <w:autoSpaceDE w:val="0"/>
              <w:autoSpaceDN w:val="0"/>
              <w:adjustRightInd w:val="0"/>
              <w:spacing w:before="60" w:after="60"/>
              <w:jc w:val="left"/>
              <w:rPr>
                <w:ins w:id="1048" w:author="Teh Stand" w:date="2023-08-14T12:24:00Z"/>
                <w:rFonts w:cs="Arial"/>
                <w:sz w:val="18"/>
                <w:szCs w:val="18"/>
              </w:rPr>
            </w:pPr>
            <w:ins w:id="1049" w:author="Teh Stand" w:date="2023-08-16T11:58:00Z">
              <w:r w:rsidRPr="008E4D2D">
                <w:rPr>
                  <w:rFonts w:cs="Arial"/>
                  <w:sz w:val="18"/>
                  <w:szCs w:val="18"/>
                </w:rPr>
                <w:t>Features with curve geometry; spatial objects of curve types</w:t>
              </w:r>
            </w:ins>
          </w:p>
        </w:tc>
      </w:tr>
      <w:tr w:rsidR="002B2660" w:rsidRPr="008E4D2D" w14:paraId="199F3F6E" w14:textId="77777777" w:rsidTr="00633C1F">
        <w:trPr>
          <w:cantSplit/>
          <w:jc w:val="center"/>
          <w:ins w:id="1050" w:author="Teh Stand" w:date="2023-08-14T12:24:00Z"/>
        </w:trPr>
        <w:tc>
          <w:tcPr>
            <w:tcW w:w="534" w:type="dxa"/>
          </w:tcPr>
          <w:p w14:paraId="465753FE" w14:textId="77777777" w:rsidR="002B2660" w:rsidRPr="008E4D2D" w:rsidRDefault="002B2660" w:rsidP="00633C1F">
            <w:pPr>
              <w:autoSpaceDE w:val="0"/>
              <w:autoSpaceDN w:val="0"/>
              <w:adjustRightInd w:val="0"/>
              <w:spacing w:before="60" w:after="60"/>
              <w:jc w:val="left"/>
              <w:rPr>
                <w:ins w:id="1051" w:author="Teh Stand" w:date="2023-08-14T12:24:00Z"/>
                <w:rFonts w:cs="Arial"/>
                <w:sz w:val="18"/>
                <w:szCs w:val="18"/>
              </w:rPr>
            </w:pPr>
            <w:ins w:id="1052" w:author="Teh Stand" w:date="2023-08-14T12:24:00Z">
              <w:r w:rsidRPr="008E4D2D">
                <w:rPr>
                  <w:rFonts w:cs="Arial"/>
                  <w:sz w:val="18"/>
                  <w:szCs w:val="18"/>
                </w:rPr>
                <w:lastRenderedPageBreak/>
                <w:t xml:space="preserve">8 </w:t>
              </w:r>
            </w:ins>
          </w:p>
        </w:tc>
        <w:tc>
          <w:tcPr>
            <w:tcW w:w="1417" w:type="dxa"/>
          </w:tcPr>
          <w:p w14:paraId="1F3DFFF5" w14:textId="77777777" w:rsidR="002B2660" w:rsidRPr="008E4D2D" w:rsidRDefault="002B2660" w:rsidP="00633C1F">
            <w:pPr>
              <w:autoSpaceDE w:val="0"/>
              <w:autoSpaceDN w:val="0"/>
              <w:adjustRightInd w:val="0"/>
              <w:spacing w:before="60" w:after="60"/>
              <w:jc w:val="left"/>
              <w:rPr>
                <w:ins w:id="1053" w:author="Teh Stand" w:date="2023-08-14T12:24:00Z"/>
                <w:rFonts w:cs="Arial"/>
                <w:sz w:val="18"/>
                <w:szCs w:val="18"/>
              </w:rPr>
            </w:pPr>
            <w:ins w:id="1054" w:author="Teh Stand" w:date="2023-08-14T12:24:00Z">
              <w:r w:rsidRPr="008E4D2D">
                <w:rPr>
                  <w:rFonts w:cs="Arial"/>
                  <w:sz w:val="18"/>
                  <w:szCs w:val="18"/>
                </w:rPr>
                <w:t xml:space="preserve">Logical consistency / Topological consistency </w:t>
              </w:r>
            </w:ins>
          </w:p>
        </w:tc>
        <w:tc>
          <w:tcPr>
            <w:tcW w:w="1701" w:type="dxa"/>
          </w:tcPr>
          <w:p w14:paraId="289114D3" w14:textId="77777777" w:rsidR="002B2660" w:rsidRPr="008E4D2D" w:rsidRDefault="002B2660" w:rsidP="00633C1F">
            <w:pPr>
              <w:autoSpaceDE w:val="0"/>
              <w:autoSpaceDN w:val="0"/>
              <w:adjustRightInd w:val="0"/>
              <w:spacing w:before="60" w:after="60"/>
              <w:jc w:val="left"/>
              <w:rPr>
                <w:ins w:id="1055" w:author="Teh Stand" w:date="2023-08-14T12:24:00Z"/>
                <w:rFonts w:cs="Arial"/>
                <w:sz w:val="18"/>
                <w:szCs w:val="18"/>
              </w:rPr>
            </w:pPr>
            <w:ins w:id="1056" w:author="Teh Stand" w:date="2023-08-14T12:24:00Z">
              <w:r w:rsidRPr="008E4D2D">
                <w:rPr>
                  <w:rFonts w:cs="Arial"/>
                  <w:sz w:val="18"/>
                  <w:szCs w:val="18"/>
                </w:rPr>
                <w:t xml:space="preserve">Correctness of the explicitly encoded topological characteristics of the dataset, as described by the scope. </w:t>
              </w:r>
            </w:ins>
          </w:p>
        </w:tc>
        <w:tc>
          <w:tcPr>
            <w:tcW w:w="2693" w:type="dxa"/>
          </w:tcPr>
          <w:p w14:paraId="60D8ACAE" w14:textId="77777777" w:rsidR="002B2660" w:rsidRPr="008E4D2D" w:rsidRDefault="002B2660" w:rsidP="00633C1F">
            <w:pPr>
              <w:autoSpaceDE w:val="0"/>
              <w:autoSpaceDN w:val="0"/>
              <w:adjustRightInd w:val="0"/>
              <w:spacing w:before="60" w:after="60"/>
              <w:jc w:val="left"/>
              <w:rPr>
                <w:ins w:id="1057" w:author="Teh Stand" w:date="2023-08-14T12:24:00Z"/>
                <w:rFonts w:cs="Arial"/>
                <w:sz w:val="18"/>
                <w:szCs w:val="18"/>
              </w:rPr>
            </w:pPr>
            <w:proofErr w:type="spellStart"/>
            <w:proofErr w:type="gramStart"/>
            <w:ins w:id="1058" w:author="Teh Stand" w:date="2023-08-14T12:24:00Z">
              <w:r w:rsidRPr="008E4D2D">
                <w:rPr>
                  <w:rFonts w:cs="Arial"/>
                  <w:sz w:val="18"/>
                  <w:szCs w:val="18"/>
                </w:rPr>
                <w:t>numberOfMissingConnectionsUndershoots</w:t>
              </w:r>
              <w:proofErr w:type="spellEnd"/>
              <w:proofErr w:type="gramEnd"/>
              <w:r w:rsidRPr="008E4D2D">
                <w:rPr>
                  <w:rFonts w:cs="Arial"/>
                  <w:sz w:val="18"/>
                  <w:szCs w:val="18"/>
                </w:rPr>
                <w:t xml:space="preserve"> / This data quality measure is a count of items in the dataset within the parameter tolerance that are mismatched due to undershoots. </w:t>
              </w:r>
            </w:ins>
          </w:p>
        </w:tc>
        <w:tc>
          <w:tcPr>
            <w:tcW w:w="1560" w:type="dxa"/>
          </w:tcPr>
          <w:p w14:paraId="73657ABB" w14:textId="77777777" w:rsidR="002B2660" w:rsidRPr="008E4D2D" w:rsidRDefault="002B2660" w:rsidP="00633C1F">
            <w:pPr>
              <w:autoSpaceDE w:val="0"/>
              <w:autoSpaceDN w:val="0"/>
              <w:adjustRightInd w:val="0"/>
              <w:spacing w:before="60" w:after="60"/>
              <w:jc w:val="left"/>
              <w:rPr>
                <w:ins w:id="1059" w:author="Teh Stand" w:date="2023-08-14T12:24:00Z"/>
                <w:rFonts w:cs="Arial"/>
                <w:sz w:val="18"/>
                <w:szCs w:val="18"/>
              </w:rPr>
            </w:pPr>
            <w:ins w:id="1060" w:author="Teh Stand" w:date="2023-08-14T12:24:00Z">
              <w:r w:rsidRPr="008E4D2D">
                <w:rPr>
                  <w:rFonts w:cs="Arial"/>
                  <w:sz w:val="18"/>
                  <w:szCs w:val="18"/>
                </w:rPr>
                <w:t xml:space="preserve">spatial object / spatial object type </w:t>
              </w:r>
            </w:ins>
          </w:p>
        </w:tc>
        <w:tc>
          <w:tcPr>
            <w:tcW w:w="1508" w:type="dxa"/>
          </w:tcPr>
          <w:p w14:paraId="17224AE0" w14:textId="01156654" w:rsidR="002B2660" w:rsidRPr="008E4D2D" w:rsidRDefault="00701C4C" w:rsidP="00633C1F">
            <w:pPr>
              <w:autoSpaceDE w:val="0"/>
              <w:autoSpaceDN w:val="0"/>
              <w:adjustRightInd w:val="0"/>
              <w:spacing w:before="60" w:after="60"/>
              <w:jc w:val="left"/>
              <w:rPr>
                <w:ins w:id="1061" w:author="Teh Stand" w:date="2023-08-14T12:24:00Z"/>
                <w:rFonts w:cs="Arial"/>
                <w:sz w:val="18"/>
                <w:szCs w:val="18"/>
              </w:rPr>
            </w:pPr>
            <w:ins w:id="1062" w:author="Teh Stand" w:date="2023-08-16T11:59:00Z">
              <w:r w:rsidRPr="008E4D2D">
                <w:rPr>
                  <w:rFonts w:cs="Arial"/>
                  <w:sz w:val="18"/>
                  <w:szCs w:val="18"/>
                </w:rPr>
                <w:t>Features with curve geometry; spatial objects of curve types</w:t>
              </w:r>
            </w:ins>
          </w:p>
        </w:tc>
      </w:tr>
      <w:tr w:rsidR="002B2660" w:rsidRPr="008E4D2D" w14:paraId="14113225" w14:textId="77777777" w:rsidTr="00633C1F">
        <w:trPr>
          <w:cantSplit/>
          <w:jc w:val="center"/>
          <w:ins w:id="1063" w:author="Teh Stand" w:date="2023-08-14T12:24:00Z"/>
        </w:trPr>
        <w:tc>
          <w:tcPr>
            <w:tcW w:w="534" w:type="dxa"/>
          </w:tcPr>
          <w:p w14:paraId="0D512074" w14:textId="77777777" w:rsidR="002B2660" w:rsidRPr="008E4D2D" w:rsidRDefault="002B2660" w:rsidP="00633C1F">
            <w:pPr>
              <w:autoSpaceDE w:val="0"/>
              <w:autoSpaceDN w:val="0"/>
              <w:adjustRightInd w:val="0"/>
              <w:spacing w:before="60" w:after="60"/>
              <w:jc w:val="left"/>
              <w:rPr>
                <w:ins w:id="1064" w:author="Teh Stand" w:date="2023-08-14T12:24:00Z"/>
                <w:rFonts w:cs="Arial"/>
                <w:sz w:val="18"/>
                <w:szCs w:val="18"/>
              </w:rPr>
            </w:pPr>
            <w:ins w:id="1065" w:author="Teh Stand" w:date="2023-08-14T12:24:00Z">
              <w:r w:rsidRPr="008E4D2D">
                <w:rPr>
                  <w:rFonts w:cs="Arial"/>
                  <w:sz w:val="18"/>
                  <w:szCs w:val="18"/>
                </w:rPr>
                <w:t xml:space="preserve">9 </w:t>
              </w:r>
            </w:ins>
          </w:p>
        </w:tc>
        <w:tc>
          <w:tcPr>
            <w:tcW w:w="1417" w:type="dxa"/>
          </w:tcPr>
          <w:p w14:paraId="7C56AC2C" w14:textId="77777777" w:rsidR="002B2660" w:rsidRPr="008E4D2D" w:rsidRDefault="002B2660" w:rsidP="00633C1F">
            <w:pPr>
              <w:autoSpaceDE w:val="0"/>
              <w:autoSpaceDN w:val="0"/>
              <w:adjustRightInd w:val="0"/>
              <w:spacing w:before="60" w:after="60"/>
              <w:jc w:val="left"/>
              <w:rPr>
                <w:ins w:id="1066" w:author="Teh Stand" w:date="2023-08-14T12:24:00Z"/>
                <w:rFonts w:cs="Arial"/>
                <w:sz w:val="18"/>
                <w:szCs w:val="18"/>
              </w:rPr>
            </w:pPr>
            <w:ins w:id="1067" w:author="Teh Stand" w:date="2023-08-14T12:24:00Z">
              <w:r w:rsidRPr="008E4D2D">
                <w:rPr>
                  <w:rFonts w:cs="Arial"/>
                  <w:sz w:val="18"/>
                  <w:szCs w:val="18"/>
                </w:rPr>
                <w:t xml:space="preserve">Logical consistency / Topological consistency </w:t>
              </w:r>
            </w:ins>
          </w:p>
        </w:tc>
        <w:tc>
          <w:tcPr>
            <w:tcW w:w="1701" w:type="dxa"/>
          </w:tcPr>
          <w:p w14:paraId="2418105E" w14:textId="77777777" w:rsidR="002B2660" w:rsidRPr="008E4D2D" w:rsidRDefault="002B2660" w:rsidP="00633C1F">
            <w:pPr>
              <w:autoSpaceDE w:val="0"/>
              <w:autoSpaceDN w:val="0"/>
              <w:adjustRightInd w:val="0"/>
              <w:spacing w:before="60" w:after="60"/>
              <w:jc w:val="left"/>
              <w:rPr>
                <w:ins w:id="1068" w:author="Teh Stand" w:date="2023-08-14T12:24:00Z"/>
                <w:rFonts w:cs="Arial"/>
                <w:sz w:val="18"/>
                <w:szCs w:val="18"/>
              </w:rPr>
            </w:pPr>
            <w:ins w:id="1069" w:author="Teh Stand" w:date="2023-08-14T12:24:00Z">
              <w:r w:rsidRPr="008E4D2D">
                <w:rPr>
                  <w:rFonts w:cs="Arial"/>
                  <w:sz w:val="18"/>
                  <w:szCs w:val="18"/>
                </w:rPr>
                <w:t xml:space="preserve">Correctness of the explicitly encoded topological characteristics of the dataset, as described by the scope. </w:t>
              </w:r>
            </w:ins>
          </w:p>
        </w:tc>
        <w:tc>
          <w:tcPr>
            <w:tcW w:w="2693" w:type="dxa"/>
          </w:tcPr>
          <w:p w14:paraId="4A38ADB4" w14:textId="77777777" w:rsidR="002B2660" w:rsidRPr="008E4D2D" w:rsidRDefault="002B2660" w:rsidP="00633C1F">
            <w:pPr>
              <w:autoSpaceDE w:val="0"/>
              <w:autoSpaceDN w:val="0"/>
              <w:adjustRightInd w:val="0"/>
              <w:spacing w:before="60" w:after="60"/>
              <w:jc w:val="left"/>
              <w:rPr>
                <w:ins w:id="1070" w:author="Teh Stand" w:date="2023-08-14T12:24:00Z"/>
                <w:rFonts w:cs="Arial"/>
                <w:sz w:val="18"/>
                <w:szCs w:val="18"/>
              </w:rPr>
            </w:pPr>
            <w:proofErr w:type="spellStart"/>
            <w:proofErr w:type="gramStart"/>
            <w:ins w:id="1071" w:author="Teh Stand" w:date="2023-08-14T12:24:00Z">
              <w:r w:rsidRPr="008E4D2D">
                <w:rPr>
                  <w:rFonts w:cs="Arial"/>
                  <w:sz w:val="18"/>
                  <w:szCs w:val="18"/>
                </w:rPr>
                <w:t>numberOfMissingConnectionsOvershoots</w:t>
              </w:r>
              <w:proofErr w:type="spellEnd"/>
              <w:proofErr w:type="gramEnd"/>
              <w:r w:rsidRPr="008E4D2D">
                <w:rPr>
                  <w:rFonts w:cs="Arial"/>
                  <w:sz w:val="18"/>
                  <w:szCs w:val="18"/>
                </w:rPr>
                <w:t xml:space="preserve"> / This data quality measure is a count of items in the dataset within the parameter tolerance that are mismatched due to overshoots. </w:t>
              </w:r>
            </w:ins>
          </w:p>
        </w:tc>
        <w:tc>
          <w:tcPr>
            <w:tcW w:w="1560" w:type="dxa"/>
          </w:tcPr>
          <w:p w14:paraId="7B6CBE22" w14:textId="77777777" w:rsidR="002B2660" w:rsidRPr="008E4D2D" w:rsidRDefault="002B2660" w:rsidP="00633C1F">
            <w:pPr>
              <w:autoSpaceDE w:val="0"/>
              <w:autoSpaceDN w:val="0"/>
              <w:adjustRightInd w:val="0"/>
              <w:spacing w:before="60" w:after="60"/>
              <w:jc w:val="left"/>
              <w:rPr>
                <w:ins w:id="1072" w:author="Teh Stand" w:date="2023-08-14T12:24:00Z"/>
                <w:rFonts w:cs="Arial"/>
                <w:sz w:val="18"/>
                <w:szCs w:val="18"/>
              </w:rPr>
            </w:pPr>
            <w:ins w:id="1073" w:author="Teh Stand" w:date="2023-08-14T12:24:00Z">
              <w:r w:rsidRPr="008E4D2D">
                <w:rPr>
                  <w:rFonts w:cs="Arial"/>
                  <w:sz w:val="18"/>
                  <w:szCs w:val="18"/>
                </w:rPr>
                <w:t xml:space="preserve">spatial object / spatial object type </w:t>
              </w:r>
            </w:ins>
          </w:p>
        </w:tc>
        <w:tc>
          <w:tcPr>
            <w:tcW w:w="1508" w:type="dxa"/>
          </w:tcPr>
          <w:p w14:paraId="15C72633" w14:textId="39F60FB6" w:rsidR="002B2660" w:rsidRPr="008E4D2D" w:rsidRDefault="00701C4C" w:rsidP="00633C1F">
            <w:pPr>
              <w:autoSpaceDE w:val="0"/>
              <w:autoSpaceDN w:val="0"/>
              <w:adjustRightInd w:val="0"/>
              <w:spacing w:before="60" w:after="60"/>
              <w:jc w:val="left"/>
              <w:rPr>
                <w:ins w:id="1074" w:author="Teh Stand" w:date="2023-08-14T12:24:00Z"/>
                <w:rFonts w:cs="Arial"/>
                <w:sz w:val="18"/>
                <w:szCs w:val="18"/>
              </w:rPr>
            </w:pPr>
            <w:ins w:id="1075" w:author="Teh Stand" w:date="2023-08-16T11:59:00Z">
              <w:r w:rsidRPr="008E4D2D">
                <w:rPr>
                  <w:rFonts w:cs="Arial"/>
                  <w:sz w:val="18"/>
                  <w:szCs w:val="18"/>
                </w:rPr>
                <w:t>Features with curve geometry; spatial objects of curve types</w:t>
              </w:r>
            </w:ins>
          </w:p>
        </w:tc>
      </w:tr>
      <w:tr w:rsidR="002B2660" w:rsidRPr="008E4D2D" w14:paraId="7A21BF44" w14:textId="77777777" w:rsidTr="00633C1F">
        <w:trPr>
          <w:cantSplit/>
          <w:jc w:val="center"/>
          <w:ins w:id="1076" w:author="Teh Stand" w:date="2023-08-14T12:24:00Z"/>
        </w:trPr>
        <w:tc>
          <w:tcPr>
            <w:tcW w:w="534" w:type="dxa"/>
          </w:tcPr>
          <w:p w14:paraId="72BD7115" w14:textId="77777777" w:rsidR="002B2660" w:rsidRPr="008E4D2D" w:rsidRDefault="002B2660" w:rsidP="00633C1F">
            <w:pPr>
              <w:autoSpaceDE w:val="0"/>
              <w:autoSpaceDN w:val="0"/>
              <w:adjustRightInd w:val="0"/>
              <w:spacing w:before="60" w:after="60"/>
              <w:jc w:val="left"/>
              <w:rPr>
                <w:ins w:id="1077" w:author="Teh Stand" w:date="2023-08-14T12:24:00Z"/>
                <w:rFonts w:cs="Arial"/>
                <w:sz w:val="18"/>
                <w:szCs w:val="18"/>
              </w:rPr>
            </w:pPr>
            <w:ins w:id="1078" w:author="Teh Stand" w:date="2023-08-14T12:24:00Z">
              <w:r w:rsidRPr="008E4D2D">
                <w:rPr>
                  <w:rFonts w:cs="Arial"/>
                  <w:sz w:val="18"/>
                  <w:szCs w:val="18"/>
                </w:rPr>
                <w:t xml:space="preserve">10 </w:t>
              </w:r>
            </w:ins>
          </w:p>
        </w:tc>
        <w:tc>
          <w:tcPr>
            <w:tcW w:w="1417" w:type="dxa"/>
          </w:tcPr>
          <w:p w14:paraId="68A822F2" w14:textId="77777777" w:rsidR="002B2660" w:rsidRPr="008E4D2D" w:rsidRDefault="002B2660" w:rsidP="00633C1F">
            <w:pPr>
              <w:autoSpaceDE w:val="0"/>
              <w:autoSpaceDN w:val="0"/>
              <w:adjustRightInd w:val="0"/>
              <w:spacing w:before="60" w:after="60"/>
              <w:jc w:val="left"/>
              <w:rPr>
                <w:ins w:id="1079" w:author="Teh Stand" w:date="2023-08-14T12:24:00Z"/>
                <w:rFonts w:cs="Arial"/>
                <w:sz w:val="18"/>
                <w:szCs w:val="18"/>
              </w:rPr>
            </w:pPr>
            <w:ins w:id="1080" w:author="Teh Stand" w:date="2023-08-14T12:24:00Z">
              <w:r w:rsidRPr="008E4D2D">
                <w:rPr>
                  <w:rFonts w:cs="Arial"/>
                  <w:sz w:val="18"/>
                  <w:szCs w:val="18"/>
                </w:rPr>
                <w:t xml:space="preserve">Logical consistency / Topological consistency </w:t>
              </w:r>
            </w:ins>
          </w:p>
        </w:tc>
        <w:tc>
          <w:tcPr>
            <w:tcW w:w="1701" w:type="dxa"/>
          </w:tcPr>
          <w:p w14:paraId="1551828C" w14:textId="77777777" w:rsidR="002B2660" w:rsidRPr="008E4D2D" w:rsidRDefault="002B2660" w:rsidP="00633C1F">
            <w:pPr>
              <w:autoSpaceDE w:val="0"/>
              <w:autoSpaceDN w:val="0"/>
              <w:adjustRightInd w:val="0"/>
              <w:spacing w:before="60" w:after="60"/>
              <w:jc w:val="left"/>
              <w:rPr>
                <w:ins w:id="1081" w:author="Teh Stand" w:date="2023-08-14T12:24:00Z"/>
                <w:rFonts w:cs="Arial"/>
                <w:sz w:val="18"/>
                <w:szCs w:val="18"/>
              </w:rPr>
            </w:pPr>
            <w:ins w:id="1082" w:author="Teh Stand" w:date="2023-08-14T12:24:00Z">
              <w:r w:rsidRPr="008E4D2D">
                <w:rPr>
                  <w:rFonts w:cs="Arial"/>
                  <w:sz w:val="18"/>
                  <w:szCs w:val="18"/>
                </w:rPr>
                <w:t xml:space="preserve">Correctness of the explicitly encoded topological characteristics of the dataset, as described by the scope. </w:t>
              </w:r>
            </w:ins>
          </w:p>
        </w:tc>
        <w:tc>
          <w:tcPr>
            <w:tcW w:w="2693" w:type="dxa"/>
          </w:tcPr>
          <w:p w14:paraId="7309E629" w14:textId="77777777" w:rsidR="002B2660" w:rsidRPr="008E4D2D" w:rsidRDefault="002B2660" w:rsidP="00633C1F">
            <w:pPr>
              <w:autoSpaceDE w:val="0"/>
              <w:autoSpaceDN w:val="0"/>
              <w:adjustRightInd w:val="0"/>
              <w:spacing w:before="60" w:after="60"/>
              <w:jc w:val="left"/>
              <w:rPr>
                <w:ins w:id="1083" w:author="Teh Stand" w:date="2023-08-14T12:24:00Z"/>
                <w:rFonts w:cs="Arial"/>
                <w:sz w:val="18"/>
                <w:szCs w:val="18"/>
              </w:rPr>
            </w:pPr>
            <w:proofErr w:type="spellStart"/>
            <w:proofErr w:type="gramStart"/>
            <w:ins w:id="1084" w:author="Teh Stand" w:date="2023-08-14T12:24:00Z">
              <w:r w:rsidRPr="008E4D2D">
                <w:rPr>
                  <w:rFonts w:cs="Arial"/>
                  <w:sz w:val="18"/>
                  <w:szCs w:val="18"/>
                </w:rPr>
                <w:t>numberOfInvalidSlivers</w:t>
              </w:r>
              <w:proofErr w:type="spellEnd"/>
              <w:proofErr w:type="gramEnd"/>
              <w:r w:rsidRPr="008E4D2D">
                <w:rPr>
                  <w:rFonts w:cs="Arial"/>
                  <w:sz w:val="18"/>
                  <w:szCs w:val="18"/>
                </w:rPr>
                <w:t xml:space="preserve"> / This data quality measure is a count of all items in the dataset that are invalid sliver surfaces. A sliver is an unintended area that occurs when adjacent surfaces are not digitized properly. The borders of the adjacent surfaces may unintentionally gap or overlap to cause a topological error. </w:t>
              </w:r>
            </w:ins>
          </w:p>
        </w:tc>
        <w:tc>
          <w:tcPr>
            <w:tcW w:w="1560" w:type="dxa"/>
          </w:tcPr>
          <w:p w14:paraId="5DCFA0AA" w14:textId="77777777" w:rsidR="002B2660" w:rsidRPr="008E4D2D" w:rsidRDefault="002B2660" w:rsidP="00633C1F">
            <w:pPr>
              <w:autoSpaceDE w:val="0"/>
              <w:autoSpaceDN w:val="0"/>
              <w:adjustRightInd w:val="0"/>
              <w:spacing w:before="60" w:after="60"/>
              <w:jc w:val="left"/>
              <w:rPr>
                <w:ins w:id="1085" w:author="Teh Stand" w:date="2023-08-14T12:24:00Z"/>
                <w:rFonts w:cs="Arial"/>
                <w:sz w:val="18"/>
                <w:szCs w:val="18"/>
              </w:rPr>
            </w:pPr>
            <w:ins w:id="1086" w:author="Teh Stand" w:date="2023-08-14T12:24:00Z">
              <w:r w:rsidRPr="008E4D2D">
                <w:rPr>
                  <w:rFonts w:cs="Arial"/>
                  <w:sz w:val="18"/>
                  <w:szCs w:val="18"/>
                </w:rPr>
                <w:t xml:space="preserve">dataset / dataset series </w:t>
              </w:r>
            </w:ins>
          </w:p>
        </w:tc>
        <w:tc>
          <w:tcPr>
            <w:tcW w:w="1508" w:type="dxa"/>
          </w:tcPr>
          <w:p w14:paraId="015377A6" w14:textId="296FF0DC" w:rsidR="002B2660" w:rsidRPr="008E4D2D" w:rsidRDefault="00701C4C" w:rsidP="00633C1F">
            <w:pPr>
              <w:autoSpaceDE w:val="0"/>
              <w:autoSpaceDN w:val="0"/>
              <w:adjustRightInd w:val="0"/>
              <w:spacing w:before="60" w:after="60"/>
              <w:jc w:val="left"/>
              <w:rPr>
                <w:ins w:id="1087" w:author="Teh Stand" w:date="2023-08-14T12:24:00Z"/>
                <w:rFonts w:cs="Arial"/>
                <w:sz w:val="18"/>
                <w:szCs w:val="18"/>
              </w:rPr>
            </w:pPr>
            <w:ins w:id="1088" w:author="Teh Stand" w:date="2023-08-16T12:00:00Z">
              <w:r w:rsidRPr="008E4D2D">
                <w:rPr>
                  <w:rFonts w:cs="Arial"/>
                  <w:sz w:val="18"/>
                  <w:szCs w:val="18"/>
                </w:rPr>
                <w:t>Features with surface geometry</w:t>
              </w:r>
              <w:r w:rsidRPr="008E4D2D">
                <w:t xml:space="preserve"> </w:t>
              </w:r>
              <w:r w:rsidRPr="008E4D2D">
                <w:rPr>
                  <w:rFonts w:cs="Arial"/>
                  <w:sz w:val="18"/>
                  <w:szCs w:val="18"/>
                </w:rPr>
                <w:t>; spatial objects of surface types</w:t>
              </w:r>
            </w:ins>
          </w:p>
        </w:tc>
      </w:tr>
      <w:tr w:rsidR="008E4D2D" w:rsidRPr="008E4D2D" w14:paraId="646462BF" w14:textId="77777777" w:rsidTr="00633C1F">
        <w:trPr>
          <w:cantSplit/>
          <w:jc w:val="center"/>
          <w:ins w:id="1089" w:author="Teh Stand" w:date="2023-08-14T12:24:00Z"/>
        </w:trPr>
        <w:tc>
          <w:tcPr>
            <w:tcW w:w="534" w:type="dxa"/>
          </w:tcPr>
          <w:p w14:paraId="7BB39B19" w14:textId="77777777" w:rsidR="002B2660" w:rsidRPr="008E4D2D" w:rsidRDefault="002B2660" w:rsidP="00633C1F">
            <w:pPr>
              <w:autoSpaceDE w:val="0"/>
              <w:autoSpaceDN w:val="0"/>
              <w:adjustRightInd w:val="0"/>
              <w:spacing w:before="60" w:after="60"/>
              <w:jc w:val="left"/>
              <w:rPr>
                <w:ins w:id="1090" w:author="Teh Stand" w:date="2023-08-14T12:24:00Z"/>
                <w:rFonts w:cs="Arial"/>
                <w:sz w:val="18"/>
                <w:szCs w:val="18"/>
              </w:rPr>
            </w:pPr>
            <w:ins w:id="1091" w:author="Teh Stand" w:date="2023-08-14T12:24:00Z">
              <w:r w:rsidRPr="008E4D2D">
                <w:rPr>
                  <w:rFonts w:cs="Arial"/>
                  <w:sz w:val="18"/>
                  <w:szCs w:val="18"/>
                </w:rPr>
                <w:t xml:space="preserve">11 </w:t>
              </w:r>
            </w:ins>
          </w:p>
        </w:tc>
        <w:tc>
          <w:tcPr>
            <w:tcW w:w="1417" w:type="dxa"/>
          </w:tcPr>
          <w:p w14:paraId="3451FC27" w14:textId="77777777" w:rsidR="002B2660" w:rsidRPr="008E4D2D" w:rsidRDefault="002B2660" w:rsidP="00633C1F">
            <w:pPr>
              <w:autoSpaceDE w:val="0"/>
              <w:autoSpaceDN w:val="0"/>
              <w:adjustRightInd w:val="0"/>
              <w:spacing w:before="60" w:after="60"/>
              <w:jc w:val="left"/>
              <w:rPr>
                <w:ins w:id="1092" w:author="Teh Stand" w:date="2023-08-14T12:24:00Z"/>
                <w:rFonts w:cs="Arial"/>
                <w:sz w:val="18"/>
                <w:szCs w:val="18"/>
              </w:rPr>
            </w:pPr>
            <w:ins w:id="1093" w:author="Teh Stand" w:date="2023-08-14T12:24:00Z">
              <w:r w:rsidRPr="008E4D2D">
                <w:rPr>
                  <w:rFonts w:cs="Arial"/>
                  <w:sz w:val="18"/>
                  <w:szCs w:val="18"/>
                </w:rPr>
                <w:t xml:space="preserve">Logical consistency / Topological consistency </w:t>
              </w:r>
            </w:ins>
          </w:p>
        </w:tc>
        <w:tc>
          <w:tcPr>
            <w:tcW w:w="1701" w:type="dxa"/>
          </w:tcPr>
          <w:p w14:paraId="48433790" w14:textId="77777777" w:rsidR="002B2660" w:rsidRPr="008E4D2D" w:rsidRDefault="002B2660" w:rsidP="00633C1F">
            <w:pPr>
              <w:autoSpaceDE w:val="0"/>
              <w:autoSpaceDN w:val="0"/>
              <w:adjustRightInd w:val="0"/>
              <w:spacing w:before="60" w:after="60"/>
              <w:jc w:val="left"/>
              <w:rPr>
                <w:ins w:id="1094" w:author="Teh Stand" w:date="2023-08-14T12:24:00Z"/>
                <w:rFonts w:cs="Arial"/>
                <w:sz w:val="18"/>
                <w:szCs w:val="18"/>
              </w:rPr>
            </w:pPr>
            <w:ins w:id="1095" w:author="Teh Stand" w:date="2023-08-14T12:24:00Z">
              <w:r w:rsidRPr="008E4D2D">
                <w:rPr>
                  <w:rFonts w:cs="Arial"/>
                  <w:sz w:val="18"/>
                  <w:szCs w:val="18"/>
                </w:rPr>
                <w:t xml:space="preserve">Correctness of the explicitly encoded topological characteristics of the dataset, as described by the scope. </w:t>
              </w:r>
            </w:ins>
          </w:p>
        </w:tc>
        <w:tc>
          <w:tcPr>
            <w:tcW w:w="2693" w:type="dxa"/>
          </w:tcPr>
          <w:p w14:paraId="55B76F85" w14:textId="77777777" w:rsidR="002B2660" w:rsidRPr="008E4D2D" w:rsidRDefault="002B2660" w:rsidP="00633C1F">
            <w:pPr>
              <w:autoSpaceDE w:val="0"/>
              <w:autoSpaceDN w:val="0"/>
              <w:adjustRightInd w:val="0"/>
              <w:spacing w:before="60" w:after="60"/>
              <w:jc w:val="left"/>
              <w:rPr>
                <w:ins w:id="1096" w:author="Teh Stand" w:date="2023-08-14T12:24:00Z"/>
                <w:rFonts w:cs="Arial"/>
                <w:sz w:val="18"/>
                <w:szCs w:val="18"/>
              </w:rPr>
            </w:pPr>
            <w:proofErr w:type="spellStart"/>
            <w:proofErr w:type="gramStart"/>
            <w:ins w:id="1097" w:author="Teh Stand" w:date="2023-08-14T12:24:00Z">
              <w:r w:rsidRPr="008E4D2D">
                <w:rPr>
                  <w:rFonts w:cs="Arial"/>
                  <w:sz w:val="18"/>
                  <w:szCs w:val="18"/>
                </w:rPr>
                <w:t>numberOfInvalidSelfIntersects</w:t>
              </w:r>
              <w:proofErr w:type="spellEnd"/>
              <w:proofErr w:type="gramEnd"/>
              <w:r w:rsidRPr="008E4D2D">
                <w:rPr>
                  <w:rFonts w:cs="Arial"/>
                  <w:sz w:val="18"/>
                  <w:szCs w:val="18"/>
                </w:rPr>
                <w:t xml:space="preserve"> / This data quality measure is a count of all items in the dataset that illegally intersect with themselves. </w:t>
              </w:r>
            </w:ins>
          </w:p>
        </w:tc>
        <w:tc>
          <w:tcPr>
            <w:tcW w:w="1560" w:type="dxa"/>
          </w:tcPr>
          <w:p w14:paraId="793E23D8" w14:textId="77777777" w:rsidR="002B2660" w:rsidRPr="008E4D2D" w:rsidRDefault="002B2660" w:rsidP="00633C1F">
            <w:pPr>
              <w:autoSpaceDE w:val="0"/>
              <w:autoSpaceDN w:val="0"/>
              <w:adjustRightInd w:val="0"/>
              <w:spacing w:before="60" w:after="60"/>
              <w:jc w:val="left"/>
              <w:rPr>
                <w:ins w:id="1098" w:author="Teh Stand" w:date="2023-08-14T12:24:00Z"/>
                <w:rFonts w:cs="Arial"/>
                <w:sz w:val="18"/>
                <w:szCs w:val="18"/>
              </w:rPr>
            </w:pPr>
            <w:ins w:id="1099" w:author="Teh Stand" w:date="2023-08-14T12:24:00Z">
              <w:r w:rsidRPr="008E4D2D">
                <w:rPr>
                  <w:rFonts w:cs="Arial"/>
                  <w:sz w:val="18"/>
                  <w:szCs w:val="18"/>
                </w:rPr>
                <w:t xml:space="preserve">spatial object / spatial object type </w:t>
              </w:r>
            </w:ins>
          </w:p>
        </w:tc>
        <w:tc>
          <w:tcPr>
            <w:tcW w:w="1508" w:type="dxa"/>
          </w:tcPr>
          <w:p w14:paraId="5FF21033" w14:textId="7672FF8E" w:rsidR="002B2660" w:rsidRPr="008E4D2D" w:rsidRDefault="00E54E7E" w:rsidP="00E54E7E">
            <w:pPr>
              <w:autoSpaceDE w:val="0"/>
              <w:autoSpaceDN w:val="0"/>
              <w:adjustRightInd w:val="0"/>
              <w:spacing w:before="60" w:after="60"/>
              <w:jc w:val="left"/>
              <w:rPr>
                <w:ins w:id="1100" w:author="Teh Stand" w:date="2023-08-14T12:24:00Z"/>
                <w:rFonts w:cs="Arial"/>
                <w:sz w:val="18"/>
                <w:szCs w:val="18"/>
              </w:rPr>
            </w:pPr>
            <w:ins w:id="1101" w:author="Teh Stand" w:date="2023-08-16T12:04:00Z">
              <w:r w:rsidRPr="008E4D2D">
                <w:rPr>
                  <w:rFonts w:cs="Arial"/>
                  <w:sz w:val="18"/>
                  <w:szCs w:val="18"/>
                </w:rPr>
                <w:t>Features with surface geometry</w:t>
              </w:r>
              <w:r w:rsidRPr="008E4D2D">
                <w:t xml:space="preserve"> </w:t>
              </w:r>
              <w:r w:rsidRPr="008E4D2D">
                <w:rPr>
                  <w:rFonts w:cs="Arial"/>
                  <w:sz w:val="18"/>
                  <w:szCs w:val="18"/>
                </w:rPr>
                <w:t>; spatial objects of surface types</w:t>
              </w:r>
            </w:ins>
          </w:p>
        </w:tc>
      </w:tr>
      <w:tr w:rsidR="002B2660" w:rsidRPr="008E4D2D" w14:paraId="0EA22FB9" w14:textId="77777777" w:rsidTr="00633C1F">
        <w:trPr>
          <w:cantSplit/>
          <w:jc w:val="center"/>
          <w:ins w:id="1102" w:author="Teh Stand" w:date="2023-08-14T12:24:00Z"/>
        </w:trPr>
        <w:tc>
          <w:tcPr>
            <w:tcW w:w="534" w:type="dxa"/>
          </w:tcPr>
          <w:p w14:paraId="7A2D1AA4" w14:textId="77777777" w:rsidR="002B2660" w:rsidRPr="008E4D2D" w:rsidRDefault="002B2660" w:rsidP="00633C1F">
            <w:pPr>
              <w:autoSpaceDE w:val="0"/>
              <w:autoSpaceDN w:val="0"/>
              <w:adjustRightInd w:val="0"/>
              <w:spacing w:before="60" w:after="60"/>
              <w:jc w:val="left"/>
              <w:rPr>
                <w:ins w:id="1103" w:author="Teh Stand" w:date="2023-08-14T12:24:00Z"/>
                <w:rFonts w:cs="Arial"/>
                <w:sz w:val="18"/>
                <w:szCs w:val="18"/>
              </w:rPr>
            </w:pPr>
            <w:ins w:id="1104" w:author="Teh Stand" w:date="2023-08-14T12:24:00Z">
              <w:r w:rsidRPr="008E4D2D">
                <w:rPr>
                  <w:rFonts w:cs="Arial"/>
                  <w:sz w:val="18"/>
                  <w:szCs w:val="18"/>
                </w:rPr>
                <w:t xml:space="preserve">12 </w:t>
              </w:r>
            </w:ins>
          </w:p>
        </w:tc>
        <w:tc>
          <w:tcPr>
            <w:tcW w:w="1417" w:type="dxa"/>
          </w:tcPr>
          <w:p w14:paraId="2F63FCF1" w14:textId="77777777" w:rsidR="002B2660" w:rsidRPr="008E4D2D" w:rsidRDefault="002B2660" w:rsidP="00633C1F">
            <w:pPr>
              <w:autoSpaceDE w:val="0"/>
              <w:autoSpaceDN w:val="0"/>
              <w:adjustRightInd w:val="0"/>
              <w:spacing w:before="60" w:after="60"/>
              <w:jc w:val="left"/>
              <w:rPr>
                <w:ins w:id="1105" w:author="Teh Stand" w:date="2023-08-14T12:24:00Z"/>
                <w:rFonts w:cs="Arial"/>
                <w:sz w:val="18"/>
                <w:szCs w:val="18"/>
              </w:rPr>
            </w:pPr>
            <w:ins w:id="1106" w:author="Teh Stand" w:date="2023-08-14T12:24:00Z">
              <w:r w:rsidRPr="008E4D2D">
                <w:rPr>
                  <w:rFonts w:cs="Arial"/>
                  <w:sz w:val="18"/>
                  <w:szCs w:val="18"/>
                </w:rPr>
                <w:t xml:space="preserve">Logical consistency / Topological consistency </w:t>
              </w:r>
            </w:ins>
          </w:p>
        </w:tc>
        <w:tc>
          <w:tcPr>
            <w:tcW w:w="1701" w:type="dxa"/>
          </w:tcPr>
          <w:p w14:paraId="29EB6AAA" w14:textId="77777777" w:rsidR="002B2660" w:rsidRPr="008E4D2D" w:rsidRDefault="002B2660" w:rsidP="00633C1F">
            <w:pPr>
              <w:autoSpaceDE w:val="0"/>
              <w:autoSpaceDN w:val="0"/>
              <w:adjustRightInd w:val="0"/>
              <w:spacing w:before="60" w:after="60"/>
              <w:jc w:val="left"/>
              <w:rPr>
                <w:ins w:id="1107" w:author="Teh Stand" w:date="2023-08-14T12:24:00Z"/>
                <w:rFonts w:cs="Arial"/>
                <w:sz w:val="18"/>
                <w:szCs w:val="18"/>
              </w:rPr>
            </w:pPr>
            <w:ins w:id="1108" w:author="Teh Stand" w:date="2023-08-14T12:24:00Z">
              <w:r w:rsidRPr="008E4D2D">
                <w:rPr>
                  <w:rFonts w:cs="Arial"/>
                  <w:sz w:val="18"/>
                  <w:szCs w:val="18"/>
                </w:rPr>
                <w:t xml:space="preserve">Correctness of the explicitly encoded topological characteristics of the dataset, as described by the scope. </w:t>
              </w:r>
            </w:ins>
          </w:p>
        </w:tc>
        <w:tc>
          <w:tcPr>
            <w:tcW w:w="2693" w:type="dxa"/>
          </w:tcPr>
          <w:p w14:paraId="4767CFAD" w14:textId="77777777" w:rsidR="002B2660" w:rsidRPr="008E4D2D" w:rsidRDefault="002B2660" w:rsidP="00633C1F">
            <w:pPr>
              <w:autoSpaceDE w:val="0"/>
              <w:autoSpaceDN w:val="0"/>
              <w:adjustRightInd w:val="0"/>
              <w:spacing w:before="60" w:after="60"/>
              <w:jc w:val="left"/>
              <w:rPr>
                <w:ins w:id="1109" w:author="Teh Stand" w:date="2023-08-14T12:24:00Z"/>
                <w:rFonts w:cs="Arial"/>
                <w:sz w:val="18"/>
                <w:szCs w:val="18"/>
              </w:rPr>
            </w:pPr>
            <w:proofErr w:type="spellStart"/>
            <w:proofErr w:type="gramStart"/>
            <w:ins w:id="1110" w:author="Teh Stand" w:date="2023-08-14T12:24:00Z">
              <w:r w:rsidRPr="008E4D2D">
                <w:rPr>
                  <w:rFonts w:cs="Arial"/>
                  <w:sz w:val="18"/>
                  <w:szCs w:val="18"/>
                </w:rPr>
                <w:t>numberOfInvalidSelfOverlap</w:t>
              </w:r>
              <w:proofErr w:type="spellEnd"/>
              <w:proofErr w:type="gramEnd"/>
              <w:r w:rsidRPr="008E4D2D">
                <w:rPr>
                  <w:rFonts w:cs="Arial"/>
                  <w:sz w:val="18"/>
                  <w:szCs w:val="18"/>
                </w:rPr>
                <w:t xml:space="preserve"> / This data quality measure is a count of all items in the dataset that illegally self-overlap. </w:t>
              </w:r>
            </w:ins>
          </w:p>
        </w:tc>
        <w:tc>
          <w:tcPr>
            <w:tcW w:w="1560" w:type="dxa"/>
          </w:tcPr>
          <w:p w14:paraId="74970A78" w14:textId="77777777" w:rsidR="002B2660" w:rsidRPr="008E4D2D" w:rsidRDefault="002B2660" w:rsidP="00633C1F">
            <w:pPr>
              <w:autoSpaceDE w:val="0"/>
              <w:autoSpaceDN w:val="0"/>
              <w:adjustRightInd w:val="0"/>
              <w:spacing w:before="60" w:after="60"/>
              <w:jc w:val="left"/>
              <w:rPr>
                <w:ins w:id="1111" w:author="Teh Stand" w:date="2023-08-14T12:24:00Z"/>
                <w:rFonts w:cs="Arial"/>
                <w:sz w:val="18"/>
                <w:szCs w:val="18"/>
              </w:rPr>
            </w:pPr>
            <w:ins w:id="1112" w:author="Teh Stand" w:date="2023-08-14T12:24:00Z">
              <w:r w:rsidRPr="008E4D2D">
                <w:rPr>
                  <w:rFonts w:cs="Arial"/>
                  <w:sz w:val="18"/>
                  <w:szCs w:val="18"/>
                </w:rPr>
                <w:t xml:space="preserve">spatial object / spatial object type </w:t>
              </w:r>
            </w:ins>
          </w:p>
        </w:tc>
        <w:tc>
          <w:tcPr>
            <w:tcW w:w="1508" w:type="dxa"/>
          </w:tcPr>
          <w:p w14:paraId="617989A3" w14:textId="7DDC5568" w:rsidR="002B2660" w:rsidRPr="008E4D2D" w:rsidRDefault="00E54E7E" w:rsidP="00633C1F">
            <w:pPr>
              <w:autoSpaceDE w:val="0"/>
              <w:autoSpaceDN w:val="0"/>
              <w:adjustRightInd w:val="0"/>
              <w:spacing w:before="60" w:after="60"/>
              <w:jc w:val="left"/>
              <w:rPr>
                <w:ins w:id="1113" w:author="Teh Stand" w:date="2023-08-14T12:24:00Z"/>
                <w:rFonts w:cs="Arial"/>
                <w:sz w:val="18"/>
                <w:szCs w:val="18"/>
              </w:rPr>
            </w:pPr>
            <w:ins w:id="1114" w:author="Teh Stand" w:date="2023-08-16T12:04:00Z">
              <w:r w:rsidRPr="008E4D2D">
                <w:rPr>
                  <w:rFonts w:cs="Arial"/>
                  <w:sz w:val="18"/>
                  <w:szCs w:val="18"/>
                </w:rPr>
                <w:t>All feature types</w:t>
              </w:r>
            </w:ins>
          </w:p>
        </w:tc>
      </w:tr>
      <w:tr w:rsidR="002B2660" w:rsidRPr="008E4D2D" w14:paraId="6BBCBB30" w14:textId="77777777" w:rsidTr="00633C1F">
        <w:trPr>
          <w:cantSplit/>
          <w:jc w:val="center"/>
          <w:ins w:id="1115" w:author="Teh Stand" w:date="2023-08-14T12:24:00Z"/>
        </w:trPr>
        <w:tc>
          <w:tcPr>
            <w:tcW w:w="534" w:type="dxa"/>
          </w:tcPr>
          <w:p w14:paraId="7F0D8932" w14:textId="77777777" w:rsidR="002B2660" w:rsidRPr="008E4D2D" w:rsidRDefault="002B2660" w:rsidP="00633C1F">
            <w:pPr>
              <w:autoSpaceDE w:val="0"/>
              <w:autoSpaceDN w:val="0"/>
              <w:adjustRightInd w:val="0"/>
              <w:spacing w:before="60" w:after="60"/>
              <w:jc w:val="left"/>
              <w:rPr>
                <w:ins w:id="1116" w:author="Teh Stand" w:date="2023-08-14T12:24:00Z"/>
                <w:rFonts w:cs="Arial"/>
                <w:sz w:val="18"/>
                <w:szCs w:val="18"/>
              </w:rPr>
            </w:pPr>
            <w:ins w:id="1117" w:author="Teh Stand" w:date="2023-08-14T12:24:00Z">
              <w:r w:rsidRPr="008E4D2D">
                <w:rPr>
                  <w:rFonts w:cs="Arial"/>
                  <w:sz w:val="18"/>
                  <w:szCs w:val="18"/>
                </w:rPr>
                <w:t xml:space="preserve">13 </w:t>
              </w:r>
            </w:ins>
          </w:p>
        </w:tc>
        <w:tc>
          <w:tcPr>
            <w:tcW w:w="1417" w:type="dxa"/>
          </w:tcPr>
          <w:p w14:paraId="45553DD2" w14:textId="77777777" w:rsidR="002B2660" w:rsidRPr="008E4D2D" w:rsidRDefault="002B2660" w:rsidP="00633C1F">
            <w:pPr>
              <w:autoSpaceDE w:val="0"/>
              <w:autoSpaceDN w:val="0"/>
              <w:adjustRightInd w:val="0"/>
              <w:spacing w:before="60" w:after="60"/>
              <w:jc w:val="left"/>
              <w:rPr>
                <w:ins w:id="1118" w:author="Teh Stand" w:date="2023-08-14T12:24:00Z"/>
                <w:rFonts w:cs="Arial"/>
                <w:sz w:val="18"/>
                <w:szCs w:val="18"/>
              </w:rPr>
            </w:pPr>
            <w:ins w:id="1119" w:author="Teh Stand" w:date="2023-08-14T12:24:00Z">
              <w:r w:rsidRPr="008E4D2D">
                <w:rPr>
                  <w:rFonts w:cs="Arial"/>
                  <w:sz w:val="18"/>
                  <w:szCs w:val="18"/>
                </w:rPr>
                <w:t xml:space="preserve">Positional accuracy / Absolute or external accuracy </w:t>
              </w:r>
            </w:ins>
          </w:p>
        </w:tc>
        <w:tc>
          <w:tcPr>
            <w:tcW w:w="1701" w:type="dxa"/>
          </w:tcPr>
          <w:p w14:paraId="72318876" w14:textId="77777777" w:rsidR="002B2660" w:rsidRPr="008E4D2D" w:rsidRDefault="002B2660" w:rsidP="00633C1F">
            <w:pPr>
              <w:autoSpaceDE w:val="0"/>
              <w:autoSpaceDN w:val="0"/>
              <w:adjustRightInd w:val="0"/>
              <w:spacing w:before="60" w:after="60"/>
              <w:jc w:val="left"/>
              <w:rPr>
                <w:ins w:id="1120" w:author="Teh Stand" w:date="2023-08-14T12:24:00Z"/>
                <w:rFonts w:cs="Arial"/>
                <w:sz w:val="18"/>
                <w:szCs w:val="18"/>
              </w:rPr>
            </w:pPr>
            <w:ins w:id="1121" w:author="Teh Stand" w:date="2023-08-14T12:24:00Z">
              <w:r w:rsidRPr="008E4D2D">
                <w:rPr>
                  <w:rFonts w:cs="Arial"/>
                  <w:sz w:val="18"/>
                  <w:szCs w:val="18"/>
                </w:rPr>
                <w:t xml:space="preserve">Closeness of reported coordinative values to values accepted as or being true. </w:t>
              </w:r>
            </w:ins>
          </w:p>
        </w:tc>
        <w:tc>
          <w:tcPr>
            <w:tcW w:w="2693" w:type="dxa"/>
          </w:tcPr>
          <w:p w14:paraId="714D1BA3" w14:textId="77777777" w:rsidR="002B2660" w:rsidRPr="008E4D2D" w:rsidRDefault="002B2660" w:rsidP="00633C1F">
            <w:pPr>
              <w:autoSpaceDE w:val="0"/>
              <w:autoSpaceDN w:val="0"/>
              <w:adjustRightInd w:val="0"/>
              <w:spacing w:before="60" w:after="60"/>
              <w:jc w:val="left"/>
              <w:rPr>
                <w:ins w:id="1122" w:author="Teh Stand" w:date="2023-08-14T12:24:00Z"/>
                <w:rFonts w:cs="Arial"/>
                <w:sz w:val="18"/>
                <w:szCs w:val="18"/>
              </w:rPr>
            </w:pPr>
            <w:proofErr w:type="spellStart"/>
            <w:ins w:id="1123" w:author="Teh Stand" w:date="2023-08-14T12:24:00Z">
              <w:r w:rsidRPr="008E4D2D">
                <w:rPr>
                  <w:rFonts w:cs="Arial"/>
                  <w:sz w:val="18"/>
                  <w:szCs w:val="18"/>
                </w:rPr>
                <w:t>RMSError</w:t>
              </w:r>
              <w:proofErr w:type="spellEnd"/>
              <w:r w:rsidRPr="008E4D2D">
                <w:rPr>
                  <w:rFonts w:cs="Arial"/>
                  <w:sz w:val="18"/>
                  <w:szCs w:val="18"/>
                </w:rPr>
                <w:t xml:space="preserve"> / Standard deviation, where the true value is not estimated from the observations but known a priori. </w:t>
              </w:r>
            </w:ins>
          </w:p>
        </w:tc>
        <w:tc>
          <w:tcPr>
            <w:tcW w:w="1560" w:type="dxa"/>
          </w:tcPr>
          <w:p w14:paraId="362A3753" w14:textId="77777777" w:rsidR="002B2660" w:rsidRPr="008E4D2D" w:rsidRDefault="002B2660" w:rsidP="00633C1F">
            <w:pPr>
              <w:autoSpaceDE w:val="0"/>
              <w:autoSpaceDN w:val="0"/>
              <w:adjustRightInd w:val="0"/>
              <w:spacing w:before="60" w:after="60"/>
              <w:jc w:val="left"/>
              <w:rPr>
                <w:ins w:id="1124" w:author="Teh Stand" w:date="2023-08-14T12:24:00Z"/>
                <w:rFonts w:cs="Arial"/>
                <w:sz w:val="18"/>
                <w:szCs w:val="18"/>
              </w:rPr>
            </w:pPr>
            <w:ins w:id="1125" w:author="Teh Stand" w:date="2023-08-14T12:24:00Z">
              <w:r w:rsidRPr="008E4D2D">
                <w:rPr>
                  <w:rFonts w:cs="Arial"/>
                  <w:sz w:val="18"/>
                  <w:szCs w:val="18"/>
                </w:rPr>
                <w:t xml:space="preserve">spatial object / spatial object type </w:t>
              </w:r>
            </w:ins>
          </w:p>
        </w:tc>
        <w:tc>
          <w:tcPr>
            <w:tcW w:w="1508" w:type="dxa"/>
          </w:tcPr>
          <w:p w14:paraId="0C992F6A" w14:textId="02850357" w:rsidR="002B2660" w:rsidRPr="008E4D2D" w:rsidRDefault="00E54E7E" w:rsidP="00633C1F">
            <w:pPr>
              <w:autoSpaceDE w:val="0"/>
              <w:autoSpaceDN w:val="0"/>
              <w:adjustRightInd w:val="0"/>
              <w:spacing w:before="60" w:after="60"/>
              <w:jc w:val="left"/>
              <w:rPr>
                <w:ins w:id="1126" w:author="Teh Stand" w:date="2023-08-14T12:24:00Z"/>
                <w:rFonts w:cs="Arial"/>
                <w:sz w:val="18"/>
                <w:szCs w:val="18"/>
                <w:highlight w:val="yellow"/>
              </w:rPr>
            </w:pPr>
            <w:ins w:id="1127" w:author="Teh Stand" w:date="2023-08-16T12:05:00Z">
              <w:r w:rsidRPr="008E4D2D">
                <w:rPr>
                  <w:rFonts w:cs="Arial"/>
                  <w:sz w:val="18"/>
                  <w:szCs w:val="18"/>
                </w:rPr>
                <w:t>All feature types</w:t>
              </w:r>
            </w:ins>
          </w:p>
        </w:tc>
      </w:tr>
      <w:tr w:rsidR="002B2660" w:rsidRPr="008E4D2D" w14:paraId="4ADCF50A" w14:textId="77777777" w:rsidTr="00633C1F">
        <w:trPr>
          <w:cantSplit/>
          <w:jc w:val="center"/>
          <w:ins w:id="1128" w:author="Teh Stand" w:date="2023-08-14T12:24:00Z"/>
        </w:trPr>
        <w:tc>
          <w:tcPr>
            <w:tcW w:w="534" w:type="dxa"/>
          </w:tcPr>
          <w:p w14:paraId="42661DCB" w14:textId="77777777" w:rsidR="002B2660" w:rsidRPr="008E4D2D" w:rsidRDefault="002B2660" w:rsidP="00633C1F">
            <w:pPr>
              <w:autoSpaceDE w:val="0"/>
              <w:autoSpaceDN w:val="0"/>
              <w:adjustRightInd w:val="0"/>
              <w:spacing w:before="60" w:after="60"/>
              <w:jc w:val="left"/>
              <w:rPr>
                <w:ins w:id="1129" w:author="Teh Stand" w:date="2023-08-14T12:24:00Z"/>
                <w:rFonts w:cs="Arial"/>
                <w:sz w:val="18"/>
                <w:szCs w:val="18"/>
              </w:rPr>
            </w:pPr>
            <w:ins w:id="1130" w:author="Teh Stand" w:date="2023-08-14T12:24:00Z">
              <w:r w:rsidRPr="008E4D2D">
                <w:rPr>
                  <w:rFonts w:cs="Arial"/>
                  <w:sz w:val="18"/>
                  <w:szCs w:val="18"/>
                </w:rPr>
                <w:t>14</w:t>
              </w:r>
            </w:ins>
          </w:p>
        </w:tc>
        <w:tc>
          <w:tcPr>
            <w:tcW w:w="1417" w:type="dxa"/>
          </w:tcPr>
          <w:p w14:paraId="6291CA3D" w14:textId="77777777" w:rsidR="002B2660" w:rsidRPr="008E4D2D" w:rsidRDefault="002B2660" w:rsidP="00633C1F">
            <w:pPr>
              <w:autoSpaceDE w:val="0"/>
              <w:autoSpaceDN w:val="0"/>
              <w:adjustRightInd w:val="0"/>
              <w:spacing w:before="60" w:after="60"/>
              <w:jc w:val="left"/>
              <w:rPr>
                <w:ins w:id="1131" w:author="Teh Stand" w:date="2023-08-14T12:24:00Z"/>
                <w:rFonts w:cs="Arial"/>
                <w:sz w:val="18"/>
                <w:szCs w:val="18"/>
              </w:rPr>
            </w:pPr>
            <w:ins w:id="1132" w:author="Teh Stand" w:date="2023-08-14T12:24:00Z">
              <w:r w:rsidRPr="008E4D2D">
                <w:rPr>
                  <w:rFonts w:cs="Arial"/>
                  <w:sz w:val="18"/>
                  <w:szCs w:val="18"/>
                </w:rPr>
                <w:t xml:space="preserve">Positional accuracy / Vertical position accuracy </w:t>
              </w:r>
            </w:ins>
          </w:p>
        </w:tc>
        <w:tc>
          <w:tcPr>
            <w:tcW w:w="1701" w:type="dxa"/>
          </w:tcPr>
          <w:p w14:paraId="0E0869AB" w14:textId="77777777" w:rsidR="002B2660" w:rsidRPr="008E4D2D" w:rsidRDefault="002B2660" w:rsidP="00633C1F">
            <w:pPr>
              <w:autoSpaceDE w:val="0"/>
              <w:autoSpaceDN w:val="0"/>
              <w:adjustRightInd w:val="0"/>
              <w:spacing w:before="60" w:after="60"/>
              <w:jc w:val="left"/>
              <w:rPr>
                <w:ins w:id="1133" w:author="Teh Stand" w:date="2023-08-14T12:24:00Z"/>
                <w:rFonts w:cs="Arial"/>
                <w:sz w:val="18"/>
                <w:szCs w:val="18"/>
              </w:rPr>
            </w:pPr>
            <w:ins w:id="1134" w:author="Teh Stand" w:date="2023-08-14T12:24:00Z">
              <w:r w:rsidRPr="008E4D2D">
                <w:rPr>
                  <w:rFonts w:cs="Arial"/>
                  <w:sz w:val="18"/>
                  <w:szCs w:val="18"/>
                </w:rPr>
                <w:t xml:space="preserve">Closeness of reported coordinative values to values accepted as or being true. </w:t>
              </w:r>
            </w:ins>
          </w:p>
        </w:tc>
        <w:tc>
          <w:tcPr>
            <w:tcW w:w="2693" w:type="dxa"/>
          </w:tcPr>
          <w:p w14:paraId="73CA80FC" w14:textId="77777777" w:rsidR="002B2660" w:rsidRPr="008E4D2D" w:rsidRDefault="002B2660" w:rsidP="00633C1F">
            <w:pPr>
              <w:autoSpaceDE w:val="0"/>
              <w:autoSpaceDN w:val="0"/>
              <w:adjustRightInd w:val="0"/>
              <w:spacing w:before="60" w:after="60"/>
              <w:jc w:val="left"/>
              <w:rPr>
                <w:ins w:id="1135" w:author="Teh Stand" w:date="2023-08-14T12:24:00Z"/>
                <w:rFonts w:cs="Arial"/>
                <w:sz w:val="18"/>
                <w:szCs w:val="18"/>
              </w:rPr>
            </w:pPr>
            <w:ins w:id="1136" w:author="Teh Stand" w:date="2023-08-14T12:24:00Z">
              <w:r w:rsidRPr="008E4D2D">
                <w:rPr>
                  <w:rFonts w:cs="Arial"/>
                  <w:sz w:val="18"/>
                  <w:szCs w:val="18"/>
                </w:rPr>
                <w:t xml:space="preserve">linearMapAccuracy3Sigma / Half length of the interval defined by an upper and lower limit in which the true value lies with probability 95%. </w:t>
              </w:r>
            </w:ins>
          </w:p>
        </w:tc>
        <w:tc>
          <w:tcPr>
            <w:tcW w:w="1560" w:type="dxa"/>
          </w:tcPr>
          <w:p w14:paraId="3AC348C5" w14:textId="77777777" w:rsidR="002B2660" w:rsidRPr="008E4D2D" w:rsidRDefault="002B2660" w:rsidP="00633C1F">
            <w:pPr>
              <w:autoSpaceDE w:val="0"/>
              <w:autoSpaceDN w:val="0"/>
              <w:adjustRightInd w:val="0"/>
              <w:spacing w:before="60" w:after="60"/>
              <w:jc w:val="left"/>
              <w:rPr>
                <w:ins w:id="1137" w:author="Teh Stand" w:date="2023-08-14T12:24:00Z"/>
                <w:rFonts w:cs="Arial"/>
                <w:sz w:val="18"/>
                <w:szCs w:val="18"/>
              </w:rPr>
            </w:pPr>
            <w:ins w:id="1138" w:author="Teh Stand" w:date="2023-08-14T12:24:00Z">
              <w:r w:rsidRPr="008E4D2D">
                <w:rPr>
                  <w:rFonts w:cs="Arial"/>
                  <w:sz w:val="18"/>
                  <w:szCs w:val="18"/>
                </w:rPr>
                <w:t xml:space="preserve">spatial object / spatial object type </w:t>
              </w:r>
            </w:ins>
          </w:p>
        </w:tc>
        <w:tc>
          <w:tcPr>
            <w:tcW w:w="1508" w:type="dxa"/>
          </w:tcPr>
          <w:p w14:paraId="70CB85E7" w14:textId="582789D5" w:rsidR="002B2660" w:rsidRPr="008E4D2D" w:rsidRDefault="00963F1D" w:rsidP="00633C1F">
            <w:pPr>
              <w:autoSpaceDE w:val="0"/>
              <w:autoSpaceDN w:val="0"/>
              <w:adjustRightInd w:val="0"/>
              <w:spacing w:before="60" w:after="60"/>
              <w:jc w:val="left"/>
              <w:rPr>
                <w:ins w:id="1139" w:author="Teh Stand" w:date="2023-08-14T12:24:00Z"/>
                <w:rFonts w:cs="Arial"/>
                <w:sz w:val="18"/>
                <w:szCs w:val="18"/>
              </w:rPr>
            </w:pPr>
            <w:ins w:id="1140" w:author="Teh Stand" w:date="2023-08-16T12:06:00Z">
              <w:r w:rsidRPr="008E4D2D">
                <w:rPr>
                  <w:rFonts w:cs="Arial"/>
                  <w:sz w:val="18"/>
                  <w:szCs w:val="18"/>
                </w:rPr>
                <w:t>Features that have vertical coordinate values associated</w:t>
              </w:r>
            </w:ins>
          </w:p>
        </w:tc>
      </w:tr>
      <w:tr w:rsidR="002B2660" w:rsidRPr="008E4D2D" w14:paraId="525A392F" w14:textId="77777777" w:rsidTr="00633C1F">
        <w:trPr>
          <w:cantSplit/>
          <w:jc w:val="center"/>
          <w:ins w:id="1141" w:author="Teh Stand" w:date="2023-08-14T12:24:00Z"/>
        </w:trPr>
        <w:tc>
          <w:tcPr>
            <w:tcW w:w="534" w:type="dxa"/>
          </w:tcPr>
          <w:p w14:paraId="19B15FDF" w14:textId="77777777" w:rsidR="002B2660" w:rsidRPr="008E4D2D" w:rsidRDefault="002B2660" w:rsidP="00633C1F">
            <w:pPr>
              <w:autoSpaceDE w:val="0"/>
              <w:autoSpaceDN w:val="0"/>
              <w:adjustRightInd w:val="0"/>
              <w:spacing w:before="60" w:after="60"/>
              <w:jc w:val="left"/>
              <w:rPr>
                <w:ins w:id="1142" w:author="Teh Stand" w:date="2023-08-14T12:24:00Z"/>
                <w:rFonts w:cs="Arial"/>
                <w:sz w:val="18"/>
                <w:szCs w:val="18"/>
              </w:rPr>
            </w:pPr>
            <w:ins w:id="1143" w:author="Teh Stand" w:date="2023-08-14T12:24:00Z">
              <w:r w:rsidRPr="008E4D2D">
                <w:rPr>
                  <w:rFonts w:cs="Arial"/>
                  <w:sz w:val="18"/>
                  <w:szCs w:val="18"/>
                </w:rPr>
                <w:lastRenderedPageBreak/>
                <w:t>15</w:t>
              </w:r>
            </w:ins>
          </w:p>
        </w:tc>
        <w:tc>
          <w:tcPr>
            <w:tcW w:w="1417" w:type="dxa"/>
          </w:tcPr>
          <w:p w14:paraId="44B79C51" w14:textId="77777777" w:rsidR="002B2660" w:rsidRPr="008E4D2D" w:rsidRDefault="002B2660" w:rsidP="00633C1F">
            <w:pPr>
              <w:autoSpaceDE w:val="0"/>
              <w:autoSpaceDN w:val="0"/>
              <w:adjustRightInd w:val="0"/>
              <w:spacing w:before="60" w:after="60"/>
              <w:jc w:val="left"/>
              <w:rPr>
                <w:ins w:id="1144" w:author="Teh Stand" w:date="2023-08-14T12:24:00Z"/>
                <w:rFonts w:cs="Arial"/>
                <w:sz w:val="18"/>
                <w:szCs w:val="18"/>
              </w:rPr>
            </w:pPr>
            <w:ins w:id="1145" w:author="Teh Stand" w:date="2023-08-14T12:24:00Z">
              <w:r w:rsidRPr="008E4D2D">
                <w:rPr>
                  <w:rFonts w:cs="Arial"/>
                  <w:sz w:val="18"/>
                  <w:szCs w:val="18"/>
                </w:rPr>
                <w:t xml:space="preserve">Positional accuracy / Horizontal position accuracy </w:t>
              </w:r>
            </w:ins>
          </w:p>
        </w:tc>
        <w:tc>
          <w:tcPr>
            <w:tcW w:w="1701" w:type="dxa"/>
          </w:tcPr>
          <w:p w14:paraId="52F4B301" w14:textId="77777777" w:rsidR="002B2660" w:rsidRPr="008E4D2D" w:rsidRDefault="002B2660" w:rsidP="00633C1F">
            <w:pPr>
              <w:autoSpaceDE w:val="0"/>
              <w:autoSpaceDN w:val="0"/>
              <w:adjustRightInd w:val="0"/>
              <w:spacing w:before="60" w:after="60"/>
              <w:jc w:val="left"/>
              <w:rPr>
                <w:ins w:id="1146" w:author="Teh Stand" w:date="2023-08-14T12:24:00Z"/>
                <w:rFonts w:cs="Arial"/>
                <w:sz w:val="18"/>
                <w:szCs w:val="18"/>
              </w:rPr>
            </w:pPr>
            <w:ins w:id="1147" w:author="Teh Stand" w:date="2023-08-14T12:24:00Z">
              <w:r w:rsidRPr="008E4D2D">
                <w:rPr>
                  <w:rFonts w:cs="Arial"/>
                  <w:sz w:val="18"/>
                  <w:szCs w:val="18"/>
                </w:rPr>
                <w:t xml:space="preserve">Closeness of reported coordinative values to values accepted as or being true. </w:t>
              </w:r>
            </w:ins>
          </w:p>
        </w:tc>
        <w:tc>
          <w:tcPr>
            <w:tcW w:w="2693" w:type="dxa"/>
          </w:tcPr>
          <w:p w14:paraId="10841691" w14:textId="77777777" w:rsidR="002B2660" w:rsidRPr="008E4D2D" w:rsidRDefault="002B2660" w:rsidP="00633C1F">
            <w:pPr>
              <w:autoSpaceDE w:val="0"/>
              <w:autoSpaceDN w:val="0"/>
              <w:adjustRightInd w:val="0"/>
              <w:spacing w:before="60" w:after="60"/>
              <w:jc w:val="left"/>
              <w:rPr>
                <w:ins w:id="1148" w:author="Teh Stand" w:date="2023-08-14T12:24:00Z"/>
                <w:rFonts w:cs="Arial"/>
                <w:sz w:val="18"/>
                <w:szCs w:val="18"/>
              </w:rPr>
            </w:pPr>
            <w:ins w:id="1149" w:author="Teh Stand" w:date="2023-08-14T12:24:00Z">
              <w:r w:rsidRPr="008E4D2D">
                <w:rPr>
                  <w:rFonts w:cs="Arial"/>
                  <w:sz w:val="18"/>
                  <w:szCs w:val="18"/>
                </w:rPr>
                <w:t>circularError95 / Radius describing a circle in which the true point location lies with the probability of 95%.</w:t>
              </w:r>
            </w:ins>
          </w:p>
        </w:tc>
        <w:tc>
          <w:tcPr>
            <w:tcW w:w="1560" w:type="dxa"/>
          </w:tcPr>
          <w:p w14:paraId="36626D0D" w14:textId="77777777" w:rsidR="002B2660" w:rsidRPr="008E4D2D" w:rsidRDefault="002B2660" w:rsidP="00633C1F">
            <w:pPr>
              <w:autoSpaceDE w:val="0"/>
              <w:autoSpaceDN w:val="0"/>
              <w:adjustRightInd w:val="0"/>
              <w:spacing w:before="60" w:after="60"/>
              <w:jc w:val="left"/>
              <w:rPr>
                <w:ins w:id="1150" w:author="Teh Stand" w:date="2023-08-14T12:24:00Z"/>
                <w:rFonts w:cs="Arial"/>
                <w:sz w:val="18"/>
                <w:szCs w:val="18"/>
              </w:rPr>
            </w:pPr>
            <w:ins w:id="1151" w:author="Teh Stand" w:date="2023-08-14T12:24:00Z">
              <w:r w:rsidRPr="008E4D2D">
                <w:rPr>
                  <w:rFonts w:cs="Arial"/>
                  <w:sz w:val="18"/>
                  <w:szCs w:val="18"/>
                </w:rPr>
                <w:t xml:space="preserve">spatial object / spatial object type </w:t>
              </w:r>
            </w:ins>
          </w:p>
        </w:tc>
        <w:tc>
          <w:tcPr>
            <w:tcW w:w="1508" w:type="dxa"/>
          </w:tcPr>
          <w:p w14:paraId="78FE6449" w14:textId="232FB7A2" w:rsidR="002B2660" w:rsidRPr="008E4D2D" w:rsidRDefault="00963F1D" w:rsidP="00633C1F">
            <w:pPr>
              <w:autoSpaceDE w:val="0"/>
              <w:autoSpaceDN w:val="0"/>
              <w:adjustRightInd w:val="0"/>
              <w:spacing w:before="60" w:after="60"/>
              <w:jc w:val="left"/>
              <w:rPr>
                <w:ins w:id="1152" w:author="Teh Stand" w:date="2023-08-14T12:24:00Z"/>
                <w:rFonts w:cs="Arial"/>
                <w:sz w:val="18"/>
                <w:szCs w:val="18"/>
              </w:rPr>
            </w:pPr>
            <w:ins w:id="1153" w:author="Teh Stand" w:date="2023-08-16T12:06:00Z">
              <w:r w:rsidRPr="008E4D2D">
                <w:rPr>
                  <w:rFonts w:cs="Arial"/>
                  <w:sz w:val="18"/>
                  <w:szCs w:val="18"/>
                </w:rPr>
                <w:t>Features that have horizontal coordinate values associated</w:t>
              </w:r>
            </w:ins>
          </w:p>
        </w:tc>
      </w:tr>
      <w:tr w:rsidR="002B2660" w:rsidRPr="008E4D2D" w14:paraId="47B68173" w14:textId="77777777" w:rsidTr="00633C1F">
        <w:trPr>
          <w:cantSplit/>
          <w:jc w:val="center"/>
          <w:ins w:id="1154" w:author="Teh Stand" w:date="2023-08-14T12:24:00Z"/>
        </w:trPr>
        <w:tc>
          <w:tcPr>
            <w:tcW w:w="534" w:type="dxa"/>
          </w:tcPr>
          <w:p w14:paraId="6A5092DE" w14:textId="77777777" w:rsidR="002B2660" w:rsidRPr="008E4D2D" w:rsidRDefault="002B2660" w:rsidP="00633C1F">
            <w:pPr>
              <w:autoSpaceDE w:val="0"/>
              <w:autoSpaceDN w:val="0"/>
              <w:adjustRightInd w:val="0"/>
              <w:spacing w:before="60" w:after="60"/>
              <w:jc w:val="left"/>
              <w:rPr>
                <w:ins w:id="1155" w:author="Teh Stand" w:date="2023-08-14T12:24:00Z"/>
                <w:rFonts w:cs="Arial"/>
                <w:sz w:val="18"/>
                <w:szCs w:val="18"/>
              </w:rPr>
            </w:pPr>
            <w:ins w:id="1156" w:author="Teh Stand" w:date="2023-08-14T12:24:00Z">
              <w:r w:rsidRPr="008E4D2D">
                <w:rPr>
                  <w:rFonts w:cs="Arial"/>
                  <w:sz w:val="18"/>
                  <w:szCs w:val="18"/>
                </w:rPr>
                <w:t>16</w:t>
              </w:r>
            </w:ins>
          </w:p>
        </w:tc>
        <w:tc>
          <w:tcPr>
            <w:tcW w:w="1417" w:type="dxa"/>
          </w:tcPr>
          <w:p w14:paraId="301F43D6" w14:textId="77777777" w:rsidR="002B2660" w:rsidRPr="008E4D2D" w:rsidRDefault="002B2660" w:rsidP="00633C1F">
            <w:pPr>
              <w:autoSpaceDE w:val="0"/>
              <w:autoSpaceDN w:val="0"/>
              <w:adjustRightInd w:val="0"/>
              <w:spacing w:before="60" w:after="60"/>
              <w:jc w:val="left"/>
              <w:rPr>
                <w:ins w:id="1157" w:author="Teh Stand" w:date="2023-08-14T12:24:00Z"/>
                <w:rFonts w:cs="Arial"/>
                <w:sz w:val="18"/>
                <w:szCs w:val="18"/>
              </w:rPr>
            </w:pPr>
            <w:ins w:id="1158" w:author="Teh Stand" w:date="2023-08-14T12:24:00Z">
              <w:r w:rsidRPr="008E4D2D">
                <w:rPr>
                  <w:rFonts w:cs="Arial"/>
                  <w:sz w:val="18"/>
                  <w:szCs w:val="18"/>
                </w:rPr>
                <w:t>Positional accuracy / Relative or internal accuracy</w:t>
              </w:r>
            </w:ins>
          </w:p>
        </w:tc>
        <w:tc>
          <w:tcPr>
            <w:tcW w:w="1701" w:type="dxa"/>
          </w:tcPr>
          <w:p w14:paraId="3A7A45E1" w14:textId="77777777" w:rsidR="002B2660" w:rsidRPr="008E4D2D" w:rsidRDefault="002B2660" w:rsidP="00633C1F">
            <w:pPr>
              <w:autoSpaceDE w:val="0"/>
              <w:autoSpaceDN w:val="0"/>
              <w:adjustRightInd w:val="0"/>
              <w:spacing w:before="60" w:after="60"/>
              <w:jc w:val="left"/>
              <w:rPr>
                <w:ins w:id="1159" w:author="Teh Stand" w:date="2023-08-14T12:24:00Z"/>
                <w:rFonts w:cs="Arial"/>
                <w:sz w:val="18"/>
                <w:szCs w:val="18"/>
              </w:rPr>
            </w:pPr>
            <w:bookmarkStart w:id="1160" w:name="OLE_LINK18"/>
            <w:ins w:id="1161" w:author="Teh Stand" w:date="2023-08-14T12:24:00Z">
              <w:r w:rsidRPr="008E4D2D">
                <w:rPr>
                  <w:rFonts w:cs="Arial"/>
                  <w:sz w:val="18"/>
                  <w:szCs w:val="18"/>
                </w:rPr>
                <w:t xml:space="preserve">Closeness of the relative positions of features in a dataset to their respective relative positions accepted as or being true. </w:t>
              </w:r>
              <w:bookmarkEnd w:id="1160"/>
            </w:ins>
          </w:p>
        </w:tc>
        <w:tc>
          <w:tcPr>
            <w:tcW w:w="2693" w:type="dxa"/>
          </w:tcPr>
          <w:p w14:paraId="7FD79A1B" w14:textId="77777777" w:rsidR="002B2660" w:rsidRPr="008E4D2D" w:rsidRDefault="002B2660" w:rsidP="00633C1F">
            <w:pPr>
              <w:autoSpaceDE w:val="0"/>
              <w:autoSpaceDN w:val="0"/>
              <w:adjustRightInd w:val="0"/>
              <w:spacing w:before="60" w:after="60"/>
              <w:jc w:val="left"/>
              <w:rPr>
                <w:ins w:id="1162" w:author="Teh Stand" w:date="2023-08-14T12:24:00Z"/>
                <w:rFonts w:cs="Arial"/>
                <w:sz w:val="18"/>
                <w:szCs w:val="18"/>
              </w:rPr>
            </w:pPr>
            <w:proofErr w:type="spellStart"/>
            <w:proofErr w:type="gramStart"/>
            <w:ins w:id="1163" w:author="Teh Stand" w:date="2023-08-14T12:24:00Z">
              <w:r w:rsidRPr="008E4D2D">
                <w:rPr>
                  <w:rFonts w:cs="Arial"/>
                  <w:sz w:val="18"/>
                  <w:szCs w:val="18"/>
                </w:rPr>
                <w:t>relativeVerticalError</w:t>
              </w:r>
              <w:proofErr w:type="spellEnd"/>
              <w:proofErr w:type="gramEnd"/>
              <w:r w:rsidRPr="008E4D2D">
                <w:rPr>
                  <w:rFonts w:cs="Arial"/>
                  <w:sz w:val="18"/>
                  <w:szCs w:val="18"/>
                </w:rPr>
                <w:t>/</w:t>
              </w:r>
              <w:bookmarkStart w:id="1164" w:name="OLE_LINK19"/>
              <w:r w:rsidRPr="008E4D2D">
                <w:rPr>
                  <w:rFonts w:cs="Arial"/>
                  <w:sz w:val="18"/>
                  <w:szCs w:val="18"/>
                </w:rPr>
                <w:t xml:space="preserve"> An evaluation of the random errors of one relief feature to another in the same data set or on the same map/chart. It is a function of the random errors in the two elevations with respect to a common vertical datum. [Adapted from ISO 19157]</w:t>
              </w:r>
              <w:bookmarkEnd w:id="1164"/>
            </w:ins>
          </w:p>
        </w:tc>
        <w:tc>
          <w:tcPr>
            <w:tcW w:w="1560" w:type="dxa"/>
          </w:tcPr>
          <w:p w14:paraId="0D40080E" w14:textId="77777777" w:rsidR="002B2660" w:rsidRPr="008E4D2D" w:rsidRDefault="002B2660" w:rsidP="00633C1F">
            <w:pPr>
              <w:autoSpaceDE w:val="0"/>
              <w:autoSpaceDN w:val="0"/>
              <w:adjustRightInd w:val="0"/>
              <w:spacing w:before="60" w:after="60"/>
              <w:jc w:val="left"/>
              <w:rPr>
                <w:ins w:id="1165" w:author="Teh Stand" w:date="2023-08-14T12:24:00Z"/>
                <w:rFonts w:cs="Arial"/>
                <w:sz w:val="18"/>
                <w:szCs w:val="18"/>
              </w:rPr>
            </w:pPr>
            <w:ins w:id="1166" w:author="Teh Stand" w:date="2023-08-14T12:24:00Z">
              <w:r w:rsidRPr="008E4D2D">
                <w:rPr>
                  <w:rFonts w:cs="Arial"/>
                  <w:sz w:val="18"/>
                  <w:szCs w:val="18"/>
                </w:rPr>
                <w:t>spatial object / spatial object type</w:t>
              </w:r>
            </w:ins>
          </w:p>
        </w:tc>
        <w:tc>
          <w:tcPr>
            <w:tcW w:w="1508" w:type="dxa"/>
          </w:tcPr>
          <w:p w14:paraId="6C81B981" w14:textId="07EFBFCA" w:rsidR="002B2660" w:rsidRPr="008E4D2D" w:rsidRDefault="00963F1D" w:rsidP="00633C1F">
            <w:pPr>
              <w:autoSpaceDE w:val="0"/>
              <w:autoSpaceDN w:val="0"/>
              <w:adjustRightInd w:val="0"/>
              <w:spacing w:before="60" w:after="60"/>
              <w:jc w:val="left"/>
              <w:rPr>
                <w:ins w:id="1167" w:author="Teh Stand" w:date="2023-08-14T12:24:00Z"/>
                <w:rFonts w:cs="Arial"/>
                <w:sz w:val="18"/>
                <w:szCs w:val="18"/>
                <w:highlight w:val="yellow"/>
              </w:rPr>
            </w:pPr>
            <w:ins w:id="1168" w:author="Teh Stand" w:date="2023-08-16T12:09:00Z">
              <w:r w:rsidRPr="008E4D2D">
                <w:rPr>
                  <w:rFonts w:cs="Arial"/>
                  <w:sz w:val="18"/>
                  <w:szCs w:val="18"/>
                </w:rPr>
                <w:t>Features that have vertical coordinate values associated</w:t>
              </w:r>
            </w:ins>
          </w:p>
        </w:tc>
      </w:tr>
      <w:tr w:rsidR="002B2660" w:rsidRPr="008E4D2D" w14:paraId="19FA11CC" w14:textId="77777777" w:rsidTr="00633C1F">
        <w:trPr>
          <w:cantSplit/>
          <w:jc w:val="center"/>
          <w:ins w:id="1169" w:author="Teh Stand" w:date="2023-08-14T12:24:00Z"/>
        </w:trPr>
        <w:tc>
          <w:tcPr>
            <w:tcW w:w="534" w:type="dxa"/>
          </w:tcPr>
          <w:p w14:paraId="3F90EEB8" w14:textId="77777777" w:rsidR="002B2660" w:rsidRPr="008E4D2D" w:rsidRDefault="002B2660" w:rsidP="00633C1F">
            <w:pPr>
              <w:autoSpaceDE w:val="0"/>
              <w:autoSpaceDN w:val="0"/>
              <w:adjustRightInd w:val="0"/>
              <w:spacing w:before="60" w:after="60"/>
              <w:jc w:val="left"/>
              <w:rPr>
                <w:ins w:id="1170" w:author="Teh Stand" w:date="2023-08-14T12:24:00Z"/>
                <w:rFonts w:cs="Arial"/>
                <w:sz w:val="18"/>
                <w:szCs w:val="18"/>
              </w:rPr>
            </w:pPr>
            <w:ins w:id="1171" w:author="Teh Stand" w:date="2023-08-14T12:24:00Z">
              <w:r w:rsidRPr="008E4D2D">
                <w:rPr>
                  <w:rFonts w:cs="Arial"/>
                  <w:sz w:val="18"/>
                  <w:szCs w:val="18"/>
                </w:rPr>
                <w:t>17</w:t>
              </w:r>
            </w:ins>
          </w:p>
        </w:tc>
        <w:tc>
          <w:tcPr>
            <w:tcW w:w="1417" w:type="dxa"/>
          </w:tcPr>
          <w:p w14:paraId="3622EFCC" w14:textId="77777777" w:rsidR="002B2660" w:rsidRPr="008E4D2D" w:rsidRDefault="002B2660" w:rsidP="00633C1F">
            <w:pPr>
              <w:autoSpaceDE w:val="0"/>
              <w:autoSpaceDN w:val="0"/>
              <w:adjustRightInd w:val="0"/>
              <w:spacing w:before="60" w:after="60"/>
              <w:jc w:val="left"/>
              <w:rPr>
                <w:ins w:id="1172" w:author="Teh Stand" w:date="2023-08-14T12:24:00Z"/>
                <w:rFonts w:cs="Arial"/>
                <w:sz w:val="18"/>
                <w:szCs w:val="18"/>
              </w:rPr>
            </w:pPr>
            <w:ins w:id="1173" w:author="Teh Stand" w:date="2023-08-14T12:24:00Z">
              <w:r w:rsidRPr="008E4D2D">
                <w:rPr>
                  <w:rFonts w:cs="Arial"/>
                  <w:sz w:val="18"/>
                  <w:szCs w:val="18"/>
                </w:rPr>
                <w:t>Positional accuracy / Relative or internal accuracy</w:t>
              </w:r>
            </w:ins>
          </w:p>
        </w:tc>
        <w:tc>
          <w:tcPr>
            <w:tcW w:w="1701" w:type="dxa"/>
          </w:tcPr>
          <w:p w14:paraId="75562E9C" w14:textId="77777777" w:rsidR="002B2660" w:rsidRPr="008E4D2D" w:rsidRDefault="002B2660" w:rsidP="00633C1F">
            <w:pPr>
              <w:autoSpaceDE w:val="0"/>
              <w:autoSpaceDN w:val="0"/>
              <w:adjustRightInd w:val="0"/>
              <w:spacing w:before="60" w:after="60"/>
              <w:jc w:val="left"/>
              <w:rPr>
                <w:ins w:id="1174" w:author="Teh Stand" w:date="2023-08-14T12:24:00Z"/>
                <w:rFonts w:cs="Arial"/>
                <w:sz w:val="18"/>
                <w:szCs w:val="18"/>
              </w:rPr>
            </w:pPr>
            <w:ins w:id="1175" w:author="Teh Stand" w:date="2023-08-14T12:24:00Z">
              <w:r w:rsidRPr="008E4D2D">
                <w:rPr>
                  <w:rFonts w:cs="Arial"/>
                  <w:sz w:val="18"/>
                  <w:szCs w:val="18"/>
                </w:rPr>
                <w:t xml:space="preserve">Closeness of the relative positions of features in a dataset to their respective relative positions accepted as or being true. </w:t>
              </w:r>
            </w:ins>
          </w:p>
        </w:tc>
        <w:tc>
          <w:tcPr>
            <w:tcW w:w="2693" w:type="dxa"/>
          </w:tcPr>
          <w:p w14:paraId="06471E25" w14:textId="77777777" w:rsidR="002B2660" w:rsidRPr="008E4D2D" w:rsidRDefault="002B2660" w:rsidP="00633C1F">
            <w:pPr>
              <w:autoSpaceDE w:val="0"/>
              <w:autoSpaceDN w:val="0"/>
              <w:adjustRightInd w:val="0"/>
              <w:spacing w:before="60" w:after="60"/>
              <w:jc w:val="left"/>
              <w:rPr>
                <w:ins w:id="1176" w:author="Teh Stand" w:date="2023-08-14T12:24:00Z"/>
                <w:rFonts w:cs="Arial"/>
                <w:sz w:val="18"/>
                <w:szCs w:val="18"/>
              </w:rPr>
            </w:pPr>
            <w:bookmarkStart w:id="1177" w:name="OLE_LINK21"/>
            <w:bookmarkStart w:id="1178" w:name="OLE_LINK20"/>
            <w:proofErr w:type="spellStart"/>
            <w:proofErr w:type="gramStart"/>
            <w:ins w:id="1179" w:author="Teh Stand" w:date="2023-08-14T12:24:00Z">
              <w:r w:rsidRPr="008E4D2D">
                <w:rPr>
                  <w:rFonts w:cs="Arial"/>
                  <w:sz w:val="18"/>
                  <w:szCs w:val="18"/>
                </w:rPr>
                <w:t>relativeHorizontalError</w:t>
              </w:r>
              <w:proofErr w:type="spellEnd"/>
              <w:proofErr w:type="gramEnd"/>
              <w:r w:rsidRPr="008E4D2D">
                <w:rPr>
                  <w:rFonts w:cs="Arial"/>
                  <w:sz w:val="18"/>
                  <w:szCs w:val="18"/>
                </w:rPr>
                <w:t xml:space="preserve">/ </w:t>
              </w:r>
              <w:bookmarkEnd w:id="1177"/>
              <w:r w:rsidRPr="008E4D2D">
                <w:rPr>
                  <w:rFonts w:cs="Arial"/>
                  <w:sz w:val="18"/>
                  <w:szCs w:val="18"/>
                </w:rPr>
                <w:t xml:space="preserve">An evaluation of the random errors in the horizontal position of one feature to another in the same data set or on the same map/chart. </w:t>
              </w:r>
              <w:bookmarkEnd w:id="1178"/>
              <w:r w:rsidRPr="008E4D2D">
                <w:rPr>
                  <w:rFonts w:cs="Arial"/>
                  <w:sz w:val="18"/>
                  <w:szCs w:val="18"/>
                </w:rPr>
                <w:t>[Adapted from ISO 19157]</w:t>
              </w:r>
            </w:ins>
          </w:p>
        </w:tc>
        <w:tc>
          <w:tcPr>
            <w:tcW w:w="1560" w:type="dxa"/>
          </w:tcPr>
          <w:p w14:paraId="715C3480" w14:textId="77777777" w:rsidR="002B2660" w:rsidRPr="008E4D2D" w:rsidRDefault="002B2660" w:rsidP="00633C1F">
            <w:pPr>
              <w:autoSpaceDE w:val="0"/>
              <w:autoSpaceDN w:val="0"/>
              <w:adjustRightInd w:val="0"/>
              <w:spacing w:before="60" w:after="60"/>
              <w:jc w:val="left"/>
              <w:rPr>
                <w:ins w:id="1180" w:author="Teh Stand" w:date="2023-08-14T12:24:00Z"/>
                <w:rFonts w:cs="Arial"/>
                <w:sz w:val="18"/>
                <w:szCs w:val="18"/>
              </w:rPr>
            </w:pPr>
            <w:ins w:id="1181" w:author="Teh Stand" w:date="2023-08-14T12:24:00Z">
              <w:r w:rsidRPr="008E4D2D">
                <w:rPr>
                  <w:rFonts w:cs="Arial"/>
                  <w:sz w:val="18"/>
                  <w:szCs w:val="18"/>
                </w:rPr>
                <w:t>spatial object / spatial object type</w:t>
              </w:r>
            </w:ins>
          </w:p>
        </w:tc>
        <w:tc>
          <w:tcPr>
            <w:tcW w:w="1508" w:type="dxa"/>
          </w:tcPr>
          <w:p w14:paraId="79570224" w14:textId="308A67BC" w:rsidR="002B2660" w:rsidRPr="008E4D2D" w:rsidRDefault="00963F1D" w:rsidP="00633C1F">
            <w:pPr>
              <w:autoSpaceDE w:val="0"/>
              <w:autoSpaceDN w:val="0"/>
              <w:adjustRightInd w:val="0"/>
              <w:spacing w:before="60" w:after="60"/>
              <w:jc w:val="left"/>
              <w:rPr>
                <w:ins w:id="1182" w:author="Teh Stand" w:date="2023-08-14T12:24:00Z"/>
                <w:rFonts w:cs="Arial"/>
                <w:sz w:val="18"/>
                <w:szCs w:val="18"/>
              </w:rPr>
            </w:pPr>
            <w:ins w:id="1183" w:author="Teh Stand" w:date="2023-08-16T12:09:00Z">
              <w:r w:rsidRPr="008E4D2D">
                <w:rPr>
                  <w:rFonts w:cs="Arial"/>
                  <w:sz w:val="18"/>
                  <w:szCs w:val="18"/>
                </w:rPr>
                <w:t>Features that have horizontal coordinate values associated</w:t>
              </w:r>
            </w:ins>
          </w:p>
        </w:tc>
      </w:tr>
      <w:tr w:rsidR="002B2660" w:rsidRPr="008E4D2D" w14:paraId="0B2B2050" w14:textId="77777777" w:rsidTr="00633C1F">
        <w:trPr>
          <w:cantSplit/>
          <w:jc w:val="center"/>
          <w:ins w:id="1184" w:author="Teh Stand" w:date="2023-08-14T12:24:00Z"/>
        </w:trPr>
        <w:tc>
          <w:tcPr>
            <w:tcW w:w="534" w:type="dxa"/>
          </w:tcPr>
          <w:p w14:paraId="2989762F" w14:textId="77777777" w:rsidR="002B2660" w:rsidRPr="008E4D2D" w:rsidRDefault="002B2660" w:rsidP="00633C1F">
            <w:pPr>
              <w:autoSpaceDE w:val="0"/>
              <w:autoSpaceDN w:val="0"/>
              <w:adjustRightInd w:val="0"/>
              <w:spacing w:before="60" w:after="60"/>
              <w:jc w:val="left"/>
              <w:rPr>
                <w:ins w:id="1185" w:author="Teh Stand" w:date="2023-08-14T12:24:00Z"/>
                <w:rFonts w:cs="Arial"/>
                <w:sz w:val="18"/>
                <w:szCs w:val="18"/>
              </w:rPr>
            </w:pPr>
            <w:ins w:id="1186" w:author="Teh Stand" w:date="2023-08-14T12:24:00Z">
              <w:r w:rsidRPr="008E4D2D">
                <w:rPr>
                  <w:rFonts w:cs="Arial"/>
                  <w:sz w:val="18"/>
                  <w:szCs w:val="18"/>
                </w:rPr>
                <w:t xml:space="preserve">18 </w:t>
              </w:r>
            </w:ins>
          </w:p>
        </w:tc>
        <w:tc>
          <w:tcPr>
            <w:tcW w:w="1417" w:type="dxa"/>
          </w:tcPr>
          <w:p w14:paraId="1987AFF6" w14:textId="77777777" w:rsidR="002B2660" w:rsidRPr="008E4D2D" w:rsidRDefault="002B2660" w:rsidP="00633C1F">
            <w:pPr>
              <w:autoSpaceDE w:val="0"/>
              <w:autoSpaceDN w:val="0"/>
              <w:adjustRightInd w:val="0"/>
              <w:spacing w:before="60" w:after="60"/>
              <w:jc w:val="left"/>
              <w:rPr>
                <w:ins w:id="1187" w:author="Teh Stand" w:date="2023-08-14T12:24:00Z"/>
                <w:rFonts w:cs="Arial"/>
                <w:sz w:val="18"/>
                <w:szCs w:val="18"/>
              </w:rPr>
            </w:pPr>
            <w:ins w:id="1188" w:author="Teh Stand" w:date="2023-08-14T12:24:00Z">
              <w:r w:rsidRPr="008E4D2D">
                <w:rPr>
                  <w:rFonts w:cs="Arial"/>
                  <w:sz w:val="18"/>
                  <w:szCs w:val="18"/>
                </w:rPr>
                <w:t xml:space="preserve">Positional accuracy / Gridded data position accuracy </w:t>
              </w:r>
            </w:ins>
          </w:p>
        </w:tc>
        <w:tc>
          <w:tcPr>
            <w:tcW w:w="1701" w:type="dxa"/>
          </w:tcPr>
          <w:p w14:paraId="05761D67" w14:textId="77777777" w:rsidR="002B2660" w:rsidRPr="008E4D2D" w:rsidRDefault="002B2660" w:rsidP="00633C1F">
            <w:pPr>
              <w:autoSpaceDE w:val="0"/>
              <w:autoSpaceDN w:val="0"/>
              <w:adjustRightInd w:val="0"/>
              <w:spacing w:before="60" w:after="60"/>
              <w:jc w:val="left"/>
              <w:rPr>
                <w:ins w:id="1189" w:author="Teh Stand" w:date="2023-08-14T12:24:00Z"/>
                <w:rFonts w:cs="Arial"/>
                <w:sz w:val="18"/>
                <w:szCs w:val="18"/>
              </w:rPr>
            </w:pPr>
            <w:ins w:id="1190" w:author="Teh Stand" w:date="2023-08-14T12:24:00Z">
              <w:r w:rsidRPr="008E4D2D">
                <w:rPr>
                  <w:rFonts w:cs="Arial"/>
                  <w:sz w:val="18"/>
                  <w:szCs w:val="18"/>
                </w:rPr>
                <w:t xml:space="preserve">Closeness of reported coordinative values to values accepted as or being true. </w:t>
              </w:r>
            </w:ins>
          </w:p>
        </w:tc>
        <w:tc>
          <w:tcPr>
            <w:tcW w:w="2693" w:type="dxa"/>
          </w:tcPr>
          <w:p w14:paraId="1F52B244" w14:textId="77777777" w:rsidR="002B2660" w:rsidRPr="008E4D2D" w:rsidRDefault="002B2660" w:rsidP="00633C1F">
            <w:pPr>
              <w:autoSpaceDE w:val="0"/>
              <w:autoSpaceDN w:val="0"/>
              <w:adjustRightInd w:val="0"/>
              <w:spacing w:before="60" w:after="60"/>
              <w:jc w:val="left"/>
              <w:rPr>
                <w:ins w:id="1191" w:author="Teh Stand" w:date="2023-08-14T12:24:00Z"/>
                <w:rFonts w:cs="Arial"/>
                <w:sz w:val="18"/>
                <w:szCs w:val="18"/>
              </w:rPr>
            </w:pPr>
            <w:proofErr w:type="spellStart"/>
            <w:ins w:id="1192" w:author="Teh Stand" w:date="2023-08-14T12:24:00Z">
              <w:r w:rsidRPr="008E4D2D">
                <w:rPr>
                  <w:rFonts w:cs="Arial"/>
                  <w:sz w:val="18"/>
                  <w:szCs w:val="18"/>
                </w:rPr>
                <w:t>RMSErrorPlanimetry</w:t>
              </w:r>
              <w:proofErr w:type="spellEnd"/>
              <w:r w:rsidRPr="008E4D2D">
                <w:rPr>
                  <w:rFonts w:cs="Arial"/>
                  <w:sz w:val="18"/>
                  <w:szCs w:val="18"/>
                </w:rPr>
                <w:t xml:space="preserve"> / Radius of a circle around the given point, in which the true value lies with probability P. </w:t>
              </w:r>
            </w:ins>
          </w:p>
        </w:tc>
        <w:tc>
          <w:tcPr>
            <w:tcW w:w="1560" w:type="dxa"/>
          </w:tcPr>
          <w:p w14:paraId="428D96DF" w14:textId="77777777" w:rsidR="002B2660" w:rsidRPr="008E4D2D" w:rsidRDefault="002B2660" w:rsidP="00633C1F">
            <w:pPr>
              <w:autoSpaceDE w:val="0"/>
              <w:autoSpaceDN w:val="0"/>
              <w:adjustRightInd w:val="0"/>
              <w:spacing w:before="60" w:after="60"/>
              <w:jc w:val="left"/>
              <w:rPr>
                <w:ins w:id="1193" w:author="Teh Stand" w:date="2023-08-14T12:24:00Z"/>
                <w:rFonts w:cs="Arial"/>
                <w:sz w:val="18"/>
                <w:szCs w:val="18"/>
              </w:rPr>
            </w:pPr>
            <w:ins w:id="1194" w:author="Teh Stand" w:date="2023-08-14T12:24:00Z">
              <w:r w:rsidRPr="008E4D2D">
                <w:rPr>
                  <w:rFonts w:cs="Arial"/>
                  <w:sz w:val="18"/>
                  <w:szCs w:val="18"/>
                </w:rPr>
                <w:t xml:space="preserve">spatial object / spatial object type </w:t>
              </w:r>
            </w:ins>
          </w:p>
        </w:tc>
        <w:tc>
          <w:tcPr>
            <w:tcW w:w="1508" w:type="dxa"/>
          </w:tcPr>
          <w:p w14:paraId="4CE1BD61" w14:textId="48BA6885" w:rsidR="002B2660" w:rsidRPr="008E4D2D" w:rsidRDefault="00963F1D" w:rsidP="00633C1F">
            <w:pPr>
              <w:autoSpaceDE w:val="0"/>
              <w:autoSpaceDN w:val="0"/>
              <w:adjustRightInd w:val="0"/>
              <w:spacing w:before="60" w:after="60"/>
              <w:jc w:val="left"/>
              <w:rPr>
                <w:ins w:id="1195" w:author="Teh Stand" w:date="2023-08-14T12:24:00Z"/>
                <w:rFonts w:cs="Arial"/>
                <w:sz w:val="18"/>
                <w:szCs w:val="18"/>
              </w:rPr>
            </w:pPr>
            <w:ins w:id="1196" w:author="Teh Stand" w:date="2023-08-16T12:09:00Z">
              <w:r w:rsidRPr="008E4D2D">
                <w:rPr>
                  <w:rFonts w:cs="Arial"/>
                  <w:sz w:val="18"/>
                  <w:szCs w:val="18"/>
                </w:rPr>
                <w:t>NA</w:t>
              </w:r>
            </w:ins>
          </w:p>
        </w:tc>
      </w:tr>
      <w:tr w:rsidR="002B2660" w:rsidRPr="008E4D2D" w14:paraId="75BAB85B" w14:textId="77777777" w:rsidTr="00633C1F">
        <w:trPr>
          <w:cantSplit/>
          <w:jc w:val="center"/>
          <w:ins w:id="1197" w:author="Teh Stand" w:date="2023-08-14T12:24:00Z"/>
        </w:trPr>
        <w:tc>
          <w:tcPr>
            <w:tcW w:w="534" w:type="dxa"/>
          </w:tcPr>
          <w:p w14:paraId="10834A06" w14:textId="77777777" w:rsidR="002B2660" w:rsidRPr="008E4D2D" w:rsidRDefault="002B2660" w:rsidP="00633C1F">
            <w:pPr>
              <w:autoSpaceDE w:val="0"/>
              <w:autoSpaceDN w:val="0"/>
              <w:adjustRightInd w:val="0"/>
              <w:spacing w:before="60" w:after="60"/>
              <w:jc w:val="left"/>
              <w:rPr>
                <w:ins w:id="1198" w:author="Teh Stand" w:date="2023-08-14T12:24:00Z"/>
                <w:rFonts w:cs="Arial"/>
                <w:sz w:val="18"/>
                <w:szCs w:val="18"/>
              </w:rPr>
            </w:pPr>
            <w:ins w:id="1199" w:author="Teh Stand" w:date="2023-08-14T12:24:00Z">
              <w:r w:rsidRPr="008E4D2D">
                <w:rPr>
                  <w:rFonts w:cs="Arial"/>
                  <w:sz w:val="18"/>
                  <w:szCs w:val="18"/>
                </w:rPr>
                <w:t xml:space="preserve">19 </w:t>
              </w:r>
            </w:ins>
          </w:p>
        </w:tc>
        <w:tc>
          <w:tcPr>
            <w:tcW w:w="1417" w:type="dxa"/>
          </w:tcPr>
          <w:p w14:paraId="17BB7B0F" w14:textId="77777777" w:rsidR="002B2660" w:rsidRPr="008E4D2D" w:rsidRDefault="002B2660" w:rsidP="00633C1F">
            <w:pPr>
              <w:autoSpaceDE w:val="0"/>
              <w:autoSpaceDN w:val="0"/>
              <w:adjustRightInd w:val="0"/>
              <w:spacing w:before="60" w:after="60"/>
              <w:jc w:val="left"/>
              <w:rPr>
                <w:ins w:id="1200" w:author="Teh Stand" w:date="2023-08-14T12:24:00Z"/>
                <w:rFonts w:cs="Arial"/>
                <w:sz w:val="18"/>
                <w:szCs w:val="18"/>
              </w:rPr>
            </w:pPr>
            <w:ins w:id="1201" w:author="Teh Stand" w:date="2023-08-14T12:24:00Z">
              <w:r w:rsidRPr="008E4D2D">
                <w:rPr>
                  <w:rFonts w:cs="Arial"/>
                  <w:sz w:val="18"/>
                  <w:szCs w:val="18"/>
                </w:rPr>
                <w:t xml:space="preserve">Temporal quality / Temporal consistency </w:t>
              </w:r>
            </w:ins>
          </w:p>
        </w:tc>
        <w:tc>
          <w:tcPr>
            <w:tcW w:w="1701" w:type="dxa"/>
          </w:tcPr>
          <w:p w14:paraId="0E6CAEBE" w14:textId="77777777" w:rsidR="002B2660" w:rsidRPr="008E4D2D" w:rsidRDefault="002B2660" w:rsidP="00633C1F">
            <w:pPr>
              <w:autoSpaceDE w:val="0"/>
              <w:autoSpaceDN w:val="0"/>
              <w:adjustRightInd w:val="0"/>
              <w:spacing w:before="60" w:after="60"/>
              <w:jc w:val="left"/>
              <w:rPr>
                <w:ins w:id="1202" w:author="Teh Stand" w:date="2023-08-14T12:24:00Z"/>
                <w:rFonts w:cs="Arial"/>
                <w:sz w:val="18"/>
                <w:szCs w:val="18"/>
              </w:rPr>
            </w:pPr>
            <w:ins w:id="1203" w:author="Teh Stand" w:date="2023-08-14T12:24:00Z">
              <w:r w:rsidRPr="008E4D2D">
                <w:rPr>
                  <w:rFonts w:cs="Arial"/>
                  <w:sz w:val="18"/>
                  <w:szCs w:val="18"/>
                </w:rPr>
                <w:t>Correctness of ordered events or sequences, if reported.</w:t>
              </w:r>
            </w:ins>
          </w:p>
        </w:tc>
        <w:tc>
          <w:tcPr>
            <w:tcW w:w="2693" w:type="dxa"/>
          </w:tcPr>
          <w:p w14:paraId="7A785CA7" w14:textId="77777777" w:rsidR="002B2660" w:rsidRPr="008E4D2D" w:rsidRDefault="002B2660" w:rsidP="00633C1F">
            <w:pPr>
              <w:autoSpaceDE w:val="0"/>
              <w:autoSpaceDN w:val="0"/>
              <w:adjustRightInd w:val="0"/>
              <w:spacing w:before="60" w:after="60"/>
              <w:jc w:val="left"/>
              <w:rPr>
                <w:ins w:id="1204" w:author="Teh Stand" w:date="2023-08-14T12:24:00Z"/>
                <w:rFonts w:cs="Arial"/>
                <w:sz w:val="18"/>
                <w:szCs w:val="18"/>
              </w:rPr>
            </w:pPr>
            <w:proofErr w:type="spellStart"/>
            <w:ins w:id="1205" w:author="Teh Stand" w:date="2023-08-14T12:24:00Z">
              <w:r w:rsidRPr="008E4D2D">
                <w:rPr>
                  <w:rFonts w:cs="Arial"/>
                  <w:sz w:val="18"/>
                  <w:szCs w:val="18"/>
                </w:rPr>
                <w:t>chronologicalOrder</w:t>
              </w:r>
              <w:proofErr w:type="spellEnd"/>
              <w:r w:rsidRPr="008E4D2D">
                <w:rPr>
                  <w:rFonts w:cs="Arial"/>
                  <w:sz w:val="18"/>
                  <w:szCs w:val="18"/>
                </w:rPr>
                <w:t>/ This data quality measure that indicate that an event is incorrectly ordered against the other events.[Adapted from ISO 19157]</w:t>
              </w:r>
            </w:ins>
          </w:p>
        </w:tc>
        <w:tc>
          <w:tcPr>
            <w:tcW w:w="1560" w:type="dxa"/>
          </w:tcPr>
          <w:p w14:paraId="76876442" w14:textId="77777777" w:rsidR="002B2660" w:rsidRPr="008E4D2D" w:rsidRDefault="002B2660" w:rsidP="00633C1F">
            <w:pPr>
              <w:autoSpaceDE w:val="0"/>
              <w:autoSpaceDN w:val="0"/>
              <w:adjustRightInd w:val="0"/>
              <w:spacing w:before="60" w:after="60"/>
              <w:jc w:val="left"/>
              <w:rPr>
                <w:ins w:id="1206" w:author="Teh Stand" w:date="2023-08-14T12:24:00Z"/>
                <w:rFonts w:cs="Arial"/>
                <w:sz w:val="18"/>
                <w:szCs w:val="18"/>
              </w:rPr>
            </w:pPr>
            <w:ins w:id="1207" w:author="Teh Stand" w:date="2023-08-14T12:24:00Z">
              <w:r w:rsidRPr="008E4D2D">
                <w:rPr>
                  <w:rFonts w:cs="Arial"/>
                  <w:sz w:val="18"/>
                  <w:szCs w:val="18"/>
                </w:rPr>
                <w:t xml:space="preserve">dataset / dataset series / spatial object type </w:t>
              </w:r>
            </w:ins>
          </w:p>
        </w:tc>
        <w:tc>
          <w:tcPr>
            <w:tcW w:w="1508" w:type="dxa"/>
          </w:tcPr>
          <w:p w14:paraId="431E1FE7" w14:textId="267B99AE" w:rsidR="002B2660" w:rsidRPr="008E4D2D" w:rsidRDefault="00963F1D" w:rsidP="00633C1F">
            <w:pPr>
              <w:autoSpaceDE w:val="0"/>
              <w:autoSpaceDN w:val="0"/>
              <w:adjustRightInd w:val="0"/>
              <w:spacing w:before="60" w:after="60"/>
              <w:jc w:val="left"/>
              <w:rPr>
                <w:ins w:id="1208" w:author="Teh Stand" w:date="2023-08-14T12:24:00Z"/>
                <w:rFonts w:cs="Arial"/>
                <w:sz w:val="18"/>
                <w:szCs w:val="18"/>
              </w:rPr>
            </w:pPr>
            <w:ins w:id="1209" w:author="Teh Stand" w:date="2023-08-16T12:10:00Z">
              <w:r w:rsidRPr="008E4D2D">
                <w:rPr>
                  <w:rFonts w:cs="Arial"/>
                  <w:sz w:val="18"/>
                  <w:szCs w:val="18"/>
                </w:rPr>
                <w:t>All feature and information types</w:t>
              </w:r>
            </w:ins>
            <w:ins w:id="1210" w:author="Teh Stand" w:date="2023-08-16T12:11:00Z">
              <w:r w:rsidR="008E4D2D" w:rsidRPr="008E4D2D">
                <w:rPr>
                  <w:rFonts w:cs="Arial"/>
                  <w:sz w:val="18"/>
                  <w:szCs w:val="18"/>
                </w:rPr>
                <w:t xml:space="preserve"> having date</w:t>
              </w:r>
            </w:ins>
            <w:ins w:id="1211" w:author="Teh Stand" w:date="2023-08-16T12:12:00Z">
              <w:r w:rsidR="008E4D2D" w:rsidRPr="008E4D2D">
                <w:rPr>
                  <w:rFonts w:cs="Arial"/>
                  <w:sz w:val="18"/>
                  <w:szCs w:val="18"/>
                </w:rPr>
                <w:t xml:space="preserve"> or time</w:t>
              </w:r>
            </w:ins>
            <w:ins w:id="1212" w:author="Teh Stand" w:date="2023-08-16T12:11:00Z">
              <w:r w:rsidR="008E4D2D" w:rsidRPr="008E4D2D">
                <w:rPr>
                  <w:rFonts w:cs="Arial"/>
                  <w:sz w:val="18"/>
                  <w:szCs w:val="18"/>
                </w:rPr>
                <w:t xml:space="preserve"> dependant attribution</w:t>
              </w:r>
            </w:ins>
          </w:p>
        </w:tc>
      </w:tr>
      <w:tr w:rsidR="002B2660" w:rsidRPr="008E4D2D" w14:paraId="4A52E600" w14:textId="77777777" w:rsidTr="00633C1F">
        <w:trPr>
          <w:cantSplit/>
          <w:jc w:val="center"/>
          <w:ins w:id="1213" w:author="Teh Stand" w:date="2023-08-14T12:24:00Z"/>
        </w:trPr>
        <w:tc>
          <w:tcPr>
            <w:tcW w:w="534" w:type="dxa"/>
          </w:tcPr>
          <w:p w14:paraId="173F7A4A" w14:textId="77777777" w:rsidR="002B2660" w:rsidRPr="008E4D2D" w:rsidRDefault="002B2660" w:rsidP="00633C1F">
            <w:pPr>
              <w:autoSpaceDE w:val="0"/>
              <w:autoSpaceDN w:val="0"/>
              <w:adjustRightInd w:val="0"/>
              <w:spacing w:before="60" w:after="60"/>
              <w:jc w:val="left"/>
              <w:rPr>
                <w:ins w:id="1214" w:author="Teh Stand" w:date="2023-08-14T12:24:00Z"/>
                <w:rFonts w:cs="Arial"/>
                <w:sz w:val="18"/>
                <w:szCs w:val="18"/>
              </w:rPr>
            </w:pPr>
            <w:ins w:id="1215" w:author="Teh Stand" w:date="2023-08-14T12:24:00Z">
              <w:r w:rsidRPr="008E4D2D">
                <w:rPr>
                  <w:rFonts w:cs="Arial"/>
                  <w:sz w:val="18"/>
                  <w:szCs w:val="18"/>
                </w:rPr>
                <w:t>20</w:t>
              </w:r>
            </w:ins>
          </w:p>
        </w:tc>
        <w:tc>
          <w:tcPr>
            <w:tcW w:w="1417" w:type="dxa"/>
          </w:tcPr>
          <w:p w14:paraId="79432CD7" w14:textId="77777777" w:rsidR="002B2660" w:rsidRPr="008E4D2D" w:rsidRDefault="002B2660" w:rsidP="00633C1F">
            <w:pPr>
              <w:autoSpaceDE w:val="0"/>
              <w:autoSpaceDN w:val="0"/>
              <w:adjustRightInd w:val="0"/>
              <w:spacing w:before="60" w:after="60"/>
              <w:jc w:val="left"/>
              <w:rPr>
                <w:ins w:id="1216" w:author="Teh Stand" w:date="2023-08-14T12:24:00Z"/>
                <w:rFonts w:cs="Arial"/>
                <w:sz w:val="18"/>
                <w:szCs w:val="18"/>
              </w:rPr>
            </w:pPr>
            <w:ins w:id="1217" w:author="Teh Stand" w:date="2023-08-14T12:24:00Z">
              <w:r w:rsidRPr="008E4D2D">
                <w:rPr>
                  <w:rFonts w:cs="Arial"/>
                  <w:sz w:val="18"/>
                  <w:szCs w:val="18"/>
                </w:rPr>
                <w:t>Temporal quality /Temporal validity</w:t>
              </w:r>
            </w:ins>
          </w:p>
        </w:tc>
        <w:tc>
          <w:tcPr>
            <w:tcW w:w="1701" w:type="dxa"/>
          </w:tcPr>
          <w:p w14:paraId="211C2AA5" w14:textId="77777777" w:rsidR="002B2660" w:rsidRPr="008E4D2D" w:rsidRDefault="002B2660" w:rsidP="00633C1F">
            <w:pPr>
              <w:autoSpaceDE w:val="0"/>
              <w:autoSpaceDN w:val="0"/>
              <w:adjustRightInd w:val="0"/>
              <w:spacing w:before="60" w:after="60"/>
              <w:jc w:val="left"/>
              <w:rPr>
                <w:ins w:id="1218" w:author="Teh Stand" w:date="2023-08-14T12:24:00Z"/>
                <w:rFonts w:cs="Arial"/>
                <w:sz w:val="18"/>
                <w:szCs w:val="18"/>
              </w:rPr>
            </w:pPr>
            <w:bookmarkStart w:id="1219" w:name="OLE_LINK24"/>
            <w:ins w:id="1220" w:author="Teh Stand" w:date="2023-08-14T12:24:00Z">
              <w:r w:rsidRPr="008E4D2D">
                <w:rPr>
                  <w:rFonts w:cs="Arial"/>
                  <w:sz w:val="18"/>
                  <w:szCs w:val="18"/>
                </w:rPr>
                <w:t>Validity of data with respect to time</w:t>
              </w:r>
              <w:bookmarkEnd w:id="1219"/>
              <w:r w:rsidRPr="008E4D2D">
                <w:rPr>
                  <w:rFonts w:cs="Arial"/>
                  <w:sz w:val="18"/>
                  <w:szCs w:val="18"/>
                </w:rPr>
                <w:t>.</w:t>
              </w:r>
            </w:ins>
          </w:p>
        </w:tc>
        <w:tc>
          <w:tcPr>
            <w:tcW w:w="2693" w:type="dxa"/>
          </w:tcPr>
          <w:p w14:paraId="509CBD34" w14:textId="77777777" w:rsidR="002B2660" w:rsidRPr="008E4D2D" w:rsidRDefault="002B2660" w:rsidP="00633C1F">
            <w:pPr>
              <w:autoSpaceDE w:val="0"/>
              <w:autoSpaceDN w:val="0"/>
              <w:adjustRightInd w:val="0"/>
              <w:spacing w:before="60" w:after="60"/>
              <w:jc w:val="left"/>
              <w:rPr>
                <w:ins w:id="1221" w:author="Teh Stand" w:date="2023-08-14T12:24:00Z"/>
                <w:rFonts w:cs="Arial"/>
                <w:sz w:val="18"/>
                <w:szCs w:val="18"/>
              </w:rPr>
            </w:pPr>
            <w:proofErr w:type="spellStart"/>
            <w:ins w:id="1222" w:author="Teh Stand" w:date="2023-08-14T12:24:00Z">
              <w:r w:rsidRPr="008E4D2D">
                <w:rPr>
                  <w:rFonts w:cs="Arial"/>
                  <w:sz w:val="18"/>
                  <w:szCs w:val="18"/>
                </w:rPr>
                <w:t>numberOfNonConformantItems</w:t>
              </w:r>
              <w:proofErr w:type="spellEnd"/>
              <w:r w:rsidRPr="008E4D2D">
                <w:rPr>
                  <w:rFonts w:cs="Arial"/>
                  <w:sz w:val="18"/>
                  <w:szCs w:val="18"/>
                </w:rPr>
                <w:t xml:space="preserve">/ </w:t>
              </w:r>
              <w:bookmarkStart w:id="1223" w:name="OLE_LINK22"/>
              <w:r w:rsidRPr="008E4D2D">
                <w:rPr>
                  <w:rFonts w:cs="Arial"/>
                  <w:sz w:val="18"/>
                  <w:szCs w:val="18"/>
                </w:rPr>
                <w:t>This data quality measure is a count of all items in the dataset that are not in conformance with their value domain.</w:t>
              </w:r>
              <w:bookmarkEnd w:id="1223"/>
              <w:r w:rsidRPr="008E4D2D">
                <w:rPr>
                  <w:rFonts w:cs="Arial"/>
                  <w:sz w:val="18"/>
                  <w:szCs w:val="18"/>
                </w:rPr>
                <w:t>[Adapted from ISO 19157]</w:t>
              </w:r>
            </w:ins>
          </w:p>
        </w:tc>
        <w:tc>
          <w:tcPr>
            <w:tcW w:w="1560" w:type="dxa"/>
          </w:tcPr>
          <w:p w14:paraId="281355C0" w14:textId="77777777" w:rsidR="002B2660" w:rsidRPr="008E4D2D" w:rsidRDefault="002B2660" w:rsidP="00633C1F">
            <w:pPr>
              <w:autoSpaceDE w:val="0"/>
              <w:autoSpaceDN w:val="0"/>
              <w:adjustRightInd w:val="0"/>
              <w:spacing w:before="60" w:after="60"/>
              <w:jc w:val="left"/>
              <w:rPr>
                <w:ins w:id="1224" w:author="Teh Stand" w:date="2023-08-14T12:24:00Z"/>
                <w:rFonts w:cs="Arial"/>
                <w:sz w:val="18"/>
                <w:szCs w:val="18"/>
              </w:rPr>
            </w:pPr>
            <w:ins w:id="1225" w:author="Teh Stand" w:date="2023-08-14T12:24:00Z">
              <w:r w:rsidRPr="008E4D2D">
                <w:rPr>
                  <w:rFonts w:cs="Arial"/>
                  <w:sz w:val="18"/>
                  <w:szCs w:val="18"/>
                </w:rPr>
                <w:t>dataset / dataset series / spatial object type</w:t>
              </w:r>
            </w:ins>
          </w:p>
        </w:tc>
        <w:tc>
          <w:tcPr>
            <w:tcW w:w="1508" w:type="dxa"/>
          </w:tcPr>
          <w:p w14:paraId="08CD62C5" w14:textId="5191FD83" w:rsidR="002B2660" w:rsidRPr="008E4D2D" w:rsidRDefault="008E4D2D" w:rsidP="00633C1F">
            <w:pPr>
              <w:autoSpaceDE w:val="0"/>
              <w:autoSpaceDN w:val="0"/>
              <w:adjustRightInd w:val="0"/>
              <w:spacing w:before="60" w:after="60"/>
              <w:jc w:val="left"/>
              <w:rPr>
                <w:ins w:id="1226" w:author="Teh Stand" w:date="2023-08-14T12:24:00Z"/>
                <w:rFonts w:cs="Arial"/>
                <w:sz w:val="18"/>
                <w:szCs w:val="18"/>
              </w:rPr>
            </w:pPr>
            <w:ins w:id="1227" w:author="Teh Stand" w:date="2023-08-16T12:12:00Z">
              <w:r w:rsidRPr="008E4D2D">
                <w:rPr>
                  <w:rFonts w:cs="Arial"/>
                  <w:sz w:val="18"/>
                  <w:szCs w:val="18"/>
                </w:rPr>
                <w:t>All feature and information types having date or time dependant attribution</w:t>
              </w:r>
            </w:ins>
          </w:p>
        </w:tc>
      </w:tr>
      <w:tr w:rsidR="002B2660" w:rsidRPr="008E4D2D" w14:paraId="7C26180E" w14:textId="77777777" w:rsidTr="00633C1F">
        <w:trPr>
          <w:cantSplit/>
          <w:jc w:val="center"/>
          <w:ins w:id="1228" w:author="Teh Stand" w:date="2023-08-14T12:24:00Z"/>
        </w:trPr>
        <w:tc>
          <w:tcPr>
            <w:tcW w:w="534" w:type="dxa"/>
          </w:tcPr>
          <w:p w14:paraId="694E5DF2" w14:textId="77777777" w:rsidR="002B2660" w:rsidRPr="008E4D2D" w:rsidRDefault="002B2660" w:rsidP="00633C1F">
            <w:pPr>
              <w:autoSpaceDE w:val="0"/>
              <w:autoSpaceDN w:val="0"/>
              <w:adjustRightInd w:val="0"/>
              <w:spacing w:before="60" w:after="60"/>
              <w:jc w:val="left"/>
              <w:rPr>
                <w:ins w:id="1229" w:author="Teh Stand" w:date="2023-08-14T12:24:00Z"/>
                <w:rFonts w:cs="Arial"/>
                <w:sz w:val="18"/>
                <w:szCs w:val="18"/>
              </w:rPr>
            </w:pPr>
            <w:ins w:id="1230" w:author="Teh Stand" w:date="2023-08-14T12:24:00Z">
              <w:r w:rsidRPr="008E4D2D">
                <w:rPr>
                  <w:rFonts w:cs="Arial"/>
                  <w:sz w:val="18"/>
                  <w:szCs w:val="18"/>
                </w:rPr>
                <w:t>21</w:t>
              </w:r>
            </w:ins>
          </w:p>
        </w:tc>
        <w:tc>
          <w:tcPr>
            <w:tcW w:w="1417" w:type="dxa"/>
          </w:tcPr>
          <w:p w14:paraId="7E7705D8" w14:textId="77777777" w:rsidR="002B2660" w:rsidRPr="008E4D2D" w:rsidRDefault="002B2660" w:rsidP="00633C1F">
            <w:pPr>
              <w:autoSpaceDE w:val="0"/>
              <w:autoSpaceDN w:val="0"/>
              <w:adjustRightInd w:val="0"/>
              <w:spacing w:before="60" w:after="60"/>
              <w:jc w:val="left"/>
              <w:rPr>
                <w:ins w:id="1231" w:author="Teh Stand" w:date="2023-08-14T12:24:00Z"/>
                <w:rFonts w:cs="Arial"/>
                <w:sz w:val="18"/>
                <w:szCs w:val="18"/>
              </w:rPr>
            </w:pPr>
            <w:ins w:id="1232" w:author="Teh Stand" w:date="2023-08-14T12:24:00Z">
              <w:r w:rsidRPr="008E4D2D">
                <w:rPr>
                  <w:rFonts w:cs="Arial"/>
                  <w:sz w:val="18"/>
                  <w:szCs w:val="18"/>
                </w:rPr>
                <w:t>Temporal quality / Temporal accuracy</w:t>
              </w:r>
            </w:ins>
          </w:p>
        </w:tc>
        <w:tc>
          <w:tcPr>
            <w:tcW w:w="1701" w:type="dxa"/>
          </w:tcPr>
          <w:p w14:paraId="3728361E" w14:textId="77777777" w:rsidR="002B2660" w:rsidRPr="008E4D2D" w:rsidRDefault="002B2660" w:rsidP="00633C1F">
            <w:pPr>
              <w:autoSpaceDE w:val="0"/>
              <w:autoSpaceDN w:val="0"/>
              <w:adjustRightInd w:val="0"/>
              <w:spacing w:before="60" w:after="60"/>
              <w:jc w:val="left"/>
              <w:rPr>
                <w:ins w:id="1233" w:author="Teh Stand" w:date="2023-08-14T12:24:00Z"/>
                <w:rFonts w:cs="Arial"/>
                <w:sz w:val="18"/>
                <w:szCs w:val="18"/>
              </w:rPr>
            </w:pPr>
            <w:bookmarkStart w:id="1234" w:name="OLE_LINK25"/>
            <w:ins w:id="1235" w:author="Teh Stand" w:date="2023-08-14T12:24:00Z">
              <w:r w:rsidRPr="008E4D2D">
                <w:rPr>
                  <w:rFonts w:cs="Arial"/>
                  <w:sz w:val="18"/>
                  <w:szCs w:val="18"/>
                </w:rPr>
                <w:t>Correctness of the temporal references of an item (reporting of error in time measurement)</w:t>
              </w:r>
              <w:bookmarkEnd w:id="1234"/>
              <w:r w:rsidRPr="008E4D2D">
                <w:rPr>
                  <w:rFonts w:cs="Arial"/>
                  <w:sz w:val="18"/>
                  <w:szCs w:val="18"/>
                </w:rPr>
                <w:t>.</w:t>
              </w:r>
            </w:ins>
          </w:p>
        </w:tc>
        <w:tc>
          <w:tcPr>
            <w:tcW w:w="2693" w:type="dxa"/>
          </w:tcPr>
          <w:p w14:paraId="1CB0E01D" w14:textId="77777777" w:rsidR="002B2660" w:rsidRPr="008E4D2D" w:rsidRDefault="002B2660" w:rsidP="00633C1F">
            <w:pPr>
              <w:autoSpaceDE w:val="0"/>
              <w:autoSpaceDN w:val="0"/>
              <w:adjustRightInd w:val="0"/>
              <w:spacing w:before="60" w:after="60"/>
              <w:jc w:val="left"/>
              <w:rPr>
                <w:ins w:id="1236" w:author="Teh Stand" w:date="2023-08-14T12:24:00Z"/>
                <w:rFonts w:cs="Arial"/>
                <w:sz w:val="18"/>
                <w:szCs w:val="18"/>
              </w:rPr>
            </w:pPr>
            <w:ins w:id="1237" w:author="Teh Stand" w:date="2023-08-14T12:24:00Z">
              <w:r w:rsidRPr="008E4D2D">
                <w:rPr>
                  <w:rFonts w:cs="Arial"/>
                  <w:sz w:val="18"/>
                  <w:szCs w:val="18"/>
                </w:rPr>
                <w:t xml:space="preserve">attributeValueUncertainty3Sigma/ </w:t>
              </w:r>
              <w:bookmarkStart w:id="1238" w:name="OLE_LINK26"/>
              <w:r w:rsidRPr="008E4D2D">
                <w:rPr>
                  <w:rFonts w:cs="Arial"/>
                  <w:sz w:val="18"/>
                  <w:szCs w:val="18"/>
                </w:rPr>
                <w:t>This data quality measure indicates the attribute value of uncertainty where half the length of the interval defined by an upper and lower limit in which the true value for the quantitative attribute lies with a probability of 95%</w:t>
              </w:r>
              <w:bookmarkEnd w:id="1238"/>
              <w:r w:rsidRPr="008E4D2D">
                <w:rPr>
                  <w:rFonts w:cs="Arial"/>
                  <w:sz w:val="18"/>
                  <w:szCs w:val="18"/>
                </w:rPr>
                <w:t>. [Adapted from ISO 19157]</w:t>
              </w:r>
            </w:ins>
          </w:p>
        </w:tc>
        <w:tc>
          <w:tcPr>
            <w:tcW w:w="1560" w:type="dxa"/>
          </w:tcPr>
          <w:p w14:paraId="48926963" w14:textId="77777777" w:rsidR="002B2660" w:rsidRPr="008E4D2D" w:rsidRDefault="002B2660" w:rsidP="00633C1F">
            <w:pPr>
              <w:autoSpaceDE w:val="0"/>
              <w:autoSpaceDN w:val="0"/>
              <w:adjustRightInd w:val="0"/>
              <w:spacing w:before="60" w:after="60"/>
              <w:jc w:val="left"/>
              <w:rPr>
                <w:ins w:id="1239" w:author="Teh Stand" w:date="2023-08-14T12:24:00Z"/>
                <w:rFonts w:cs="Arial"/>
                <w:sz w:val="18"/>
                <w:szCs w:val="18"/>
              </w:rPr>
            </w:pPr>
            <w:proofErr w:type="gramStart"/>
            <w:ins w:id="1240" w:author="Teh Stand" w:date="2023-08-14T12:24:00Z">
              <w:r w:rsidRPr="008E4D2D">
                <w:rPr>
                  <w:rFonts w:cs="Arial"/>
                  <w:sz w:val="18"/>
                  <w:szCs w:val="18"/>
                </w:rPr>
                <w:t>dataset</w:t>
              </w:r>
              <w:proofErr w:type="gramEnd"/>
              <w:r w:rsidRPr="008E4D2D">
                <w:rPr>
                  <w:rFonts w:cs="Arial"/>
                  <w:sz w:val="18"/>
                  <w:szCs w:val="18"/>
                </w:rPr>
                <w:t xml:space="preserve"> / dataset series / spatial object type.</w:t>
              </w:r>
            </w:ins>
          </w:p>
        </w:tc>
        <w:tc>
          <w:tcPr>
            <w:tcW w:w="1508" w:type="dxa"/>
          </w:tcPr>
          <w:p w14:paraId="33E1E54A" w14:textId="68B773C9" w:rsidR="002B2660" w:rsidRPr="008E4D2D" w:rsidRDefault="008E4D2D" w:rsidP="00633C1F">
            <w:pPr>
              <w:autoSpaceDE w:val="0"/>
              <w:autoSpaceDN w:val="0"/>
              <w:adjustRightInd w:val="0"/>
              <w:spacing w:before="60" w:after="60"/>
              <w:jc w:val="left"/>
              <w:rPr>
                <w:ins w:id="1241" w:author="Teh Stand" w:date="2023-08-14T12:24:00Z"/>
                <w:rFonts w:cs="Arial"/>
                <w:sz w:val="18"/>
                <w:szCs w:val="18"/>
              </w:rPr>
            </w:pPr>
            <w:ins w:id="1242" w:author="Teh Stand" w:date="2023-08-16T12:12:00Z">
              <w:r w:rsidRPr="008E4D2D">
                <w:rPr>
                  <w:rFonts w:cs="Arial"/>
                  <w:sz w:val="18"/>
                  <w:szCs w:val="18"/>
                </w:rPr>
                <w:t>All feature and information types having date or time dependant attribution</w:t>
              </w:r>
            </w:ins>
          </w:p>
        </w:tc>
      </w:tr>
      <w:tr w:rsidR="002B2660" w:rsidRPr="008E4D2D" w14:paraId="18C3479B" w14:textId="77777777" w:rsidTr="00633C1F">
        <w:trPr>
          <w:cantSplit/>
          <w:jc w:val="center"/>
          <w:ins w:id="1243" w:author="Teh Stand" w:date="2023-08-14T12:24:00Z"/>
        </w:trPr>
        <w:tc>
          <w:tcPr>
            <w:tcW w:w="534" w:type="dxa"/>
          </w:tcPr>
          <w:p w14:paraId="5C75B88F" w14:textId="77777777" w:rsidR="002B2660" w:rsidRPr="008E4D2D" w:rsidRDefault="002B2660" w:rsidP="00633C1F">
            <w:pPr>
              <w:autoSpaceDE w:val="0"/>
              <w:autoSpaceDN w:val="0"/>
              <w:adjustRightInd w:val="0"/>
              <w:spacing w:before="60" w:after="60"/>
              <w:jc w:val="left"/>
              <w:rPr>
                <w:ins w:id="1244" w:author="Teh Stand" w:date="2023-08-14T12:24:00Z"/>
                <w:rFonts w:cs="Arial"/>
                <w:sz w:val="18"/>
                <w:szCs w:val="18"/>
              </w:rPr>
            </w:pPr>
            <w:ins w:id="1245" w:author="Teh Stand" w:date="2023-08-14T12:24:00Z">
              <w:r w:rsidRPr="008E4D2D">
                <w:rPr>
                  <w:rFonts w:cs="Arial"/>
                  <w:sz w:val="18"/>
                  <w:szCs w:val="18"/>
                </w:rPr>
                <w:lastRenderedPageBreak/>
                <w:t xml:space="preserve">22 </w:t>
              </w:r>
            </w:ins>
          </w:p>
        </w:tc>
        <w:tc>
          <w:tcPr>
            <w:tcW w:w="1417" w:type="dxa"/>
          </w:tcPr>
          <w:p w14:paraId="2B36404F" w14:textId="77777777" w:rsidR="002B2660" w:rsidRPr="008E4D2D" w:rsidRDefault="002B2660" w:rsidP="00633C1F">
            <w:pPr>
              <w:autoSpaceDE w:val="0"/>
              <w:autoSpaceDN w:val="0"/>
              <w:adjustRightInd w:val="0"/>
              <w:spacing w:before="60" w:after="60"/>
              <w:jc w:val="left"/>
              <w:rPr>
                <w:ins w:id="1246" w:author="Teh Stand" w:date="2023-08-14T12:24:00Z"/>
                <w:rFonts w:cs="Arial"/>
                <w:sz w:val="18"/>
                <w:szCs w:val="18"/>
              </w:rPr>
            </w:pPr>
            <w:ins w:id="1247" w:author="Teh Stand" w:date="2023-08-14T12:24:00Z">
              <w:r w:rsidRPr="008E4D2D">
                <w:rPr>
                  <w:rFonts w:cs="Arial"/>
                  <w:sz w:val="18"/>
                  <w:szCs w:val="18"/>
                </w:rPr>
                <w:t xml:space="preserve">Thematic accuracy / Thematic classification correctness </w:t>
              </w:r>
            </w:ins>
          </w:p>
        </w:tc>
        <w:tc>
          <w:tcPr>
            <w:tcW w:w="1701" w:type="dxa"/>
          </w:tcPr>
          <w:p w14:paraId="5B4DE1ED" w14:textId="77777777" w:rsidR="002B2660" w:rsidRPr="008E4D2D" w:rsidRDefault="002B2660" w:rsidP="00633C1F">
            <w:pPr>
              <w:autoSpaceDE w:val="0"/>
              <w:autoSpaceDN w:val="0"/>
              <w:adjustRightInd w:val="0"/>
              <w:spacing w:before="60" w:after="60"/>
              <w:jc w:val="left"/>
              <w:rPr>
                <w:ins w:id="1248" w:author="Teh Stand" w:date="2023-08-14T12:24:00Z"/>
                <w:rFonts w:cs="Arial"/>
                <w:sz w:val="18"/>
                <w:szCs w:val="18"/>
              </w:rPr>
            </w:pPr>
            <w:bookmarkStart w:id="1249" w:name="OLE_LINK27"/>
            <w:ins w:id="1250" w:author="Teh Stand" w:date="2023-08-14T12:24:00Z">
              <w:r w:rsidRPr="008E4D2D">
                <w:rPr>
                  <w:rFonts w:cs="Arial"/>
                  <w:sz w:val="18"/>
                  <w:szCs w:val="18"/>
                </w:rPr>
                <w:t xml:space="preserve">Comparison of the classes assigned to features or their attributes to a universe of discourse. </w:t>
              </w:r>
              <w:bookmarkEnd w:id="1249"/>
            </w:ins>
          </w:p>
        </w:tc>
        <w:tc>
          <w:tcPr>
            <w:tcW w:w="2693" w:type="dxa"/>
          </w:tcPr>
          <w:p w14:paraId="55E12906" w14:textId="77777777" w:rsidR="002B2660" w:rsidRPr="008E4D2D" w:rsidRDefault="002B2660" w:rsidP="00633C1F">
            <w:pPr>
              <w:autoSpaceDE w:val="0"/>
              <w:autoSpaceDN w:val="0"/>
              <w:adjustRightInd w:val="0"/>
              <w:spacing w:before="60" w:after="60"/>
              <w:jc w:val="left"/>
              <w:rPr>
                <w:ins w:id="1251" w:author="Teh Stand" w:date="2023-08-14T12:24:00Z"/>
                <w:rFonts w:cs="Arial"/>
                <w:sz w:val="18"/>
                <w:szCs w:val="18"/>
              </w:rPr>
            </w:pPr>
            <w:proofErr w:type="spellStart"/>
            <w:proofErr w:type="gramStart"/>
            <w:ins w:id="1252" w:author="Teh Stand" w:date="2023-08-14T12:24:00Z">
              <w:r w:rsidRPr="008E4D2D">
                <w:rPr>
                  <w:rFonts w:cs="Arial"/>
                  <w:sz w:val="18"/>
                  <w:szCs w:val="18"/>
                </w:rPr>
                <w:t>miscalculationRate</w:t>
              </w:r>
              <w:proofErr w:type="spellEnd"/>
              <w:proofErr w:type="gramEnd"/>
              <w:r w:rsidRPr="008E4D2D">
                <w:rPr>
                  <w:rFonts w:cs="Arial"/>
                  <w:sz w:val="18"/>
                  <w:szCs w:val="18"/>
                </w:rPr>
                <w:t xml:space="preserve"> / T</w:t>
              </w:r>
              <w:bookmarkStart w:id="1253" w:name="OLE_LINK28"/>
              <w:r w:rsidRPr="008E4D2D">
                <w:rPr>
                  <w:rFonts w:cs="Arial"/>
                  <w:sz w:val="18"/>
                  <w:szCs w:val="18"/>
                </w:rPr>
                <w:t xml:space="preserve">his data quality measure indicates the number of incorrectly classified features in relation to the number of features that are supposed to be there. [Adapted from ISO 19157] </w:t>
              </w:r>
            </w:ins>
          </w:p>
          <w:p w14:paraId="39EFA28C" w14:textId="77777777" w:rsidR="002B2660" w:rsidRPr="008E4D2D" w:rsidRDefault="002B2660" w:rsidP="00633C1F">
            <w:pPr>
              <w:autoSpaceDE w:val="0"/>
              <w:autoSpaceDN w:val="0"/>
              <w:adjustRightInd w:val="0"/>
              <w:spacing w:before="60" w:after="60"/>
              <w:jc w:val="left"/>
              <w:rPr>
                <w:ins w:id="1254" w:author="Teh Stand" w:date="2023-08-14T12:24:00Z"/>
                <w:rFonts w:cs="Arial"/>
                <w:sz w:val="18"/>
                <w:szCs w:val="18"/>
              </w:rPr>
            </w:pPr>
            <w:ins w:id="1255" w:author="Teh Stand" w:date="2023-08-14T12:24:00Z">
              <w:r w:rsidRPr="008E4D2D">
                <w:rPr>
                  <w:rFonts w:cs="Arial"/>
                  <w:sz w:val="18"/>
                  <w:szCs w:val="18"/>
                </w:rPr>
                <w:t xml:space="preserve">This is a RATE which is a ratio, and is expressed as a REAL number representing the rational fraction corresponding to the numerator and denominator of the ratio. </w:t>
              </w:r>
            </w:ins>
          </w:p>
          <w:p w14:paraId="393BA6C2" w14:textId="77777777" w:rsidR="002B2660" w:rsidRPr="008E4D2D" w:rsidRDefault="002B2660" w:rsidP="00633C1F">
            <w:pPr>
              <w:autoSpaceDE w:val="0"/>
              <w:autoSpaceDN w:val="0"/>
              <w:adjustRightInd w:val="0"/>
              <w:spacing w:before="60" w:after="60"/>
              <w:jc w:val="left"/>
              <w:rPr>
                <w:ins w:id="1256" w:author="Teh Stand" w:date="2023-08-14T12:24:00Z"/>
                <w:rFonts w:cs="Arial"/>
                <w:sz w:val="18"/>
                <w:szCs w:val="18"/>
              </w:rPr>
            </w:pPr>
            <w:ins w:id="1257" w:author="Teh Stand" w:date="2023-08-14T12:24:00Z">
              <w:r w:rsidRPr="008E4D2D">
                <w:rPr>
                  <w:rFonts w:cs="Arial"/>
                  <w:sz w:val="18"/>
                  <w:szCs w:val="18"/>
                </w:rPr>
                <w:t xml:space="preserve">For example, if there are 1 items that are classified incorrectly and there are 100 of the items in the dataset then the ratio is 1/100 and the reported rate = 0.01. </w:t>
              </w:r>
              <w:bookmarkEnd w:id="1253"/>
            </w:ins>
          </w:p>
        </w:tc>
        <w:tc>
          <w:tcPr>
            <w:tcW w:w="1560" w:type="dxa"/>
          </w:tcPr>
          <w:p w14:paraId="40792868" w14:textId="77777777" w:rsidR="002B2660" w:rsidRPr="008E4D2D" w:rsidRDefault="002B2660" w:rsidP="00633C1F">
            <w:pPr>
              <w:autoSpaceDE w:val="0"/>
              <w:autoSpaceDN w:val="0"/>
              <w:adjustRightInd w:val="0"/>
              <w:spacing w:before="60" w:after="60"/>
              <w:jc w:val="left"/>
              <w:rPr>
                <w:ins w:id="1258" w:author="Teh Stand" w:date="2023-08-14T12:24:00Z"/>
                <w:rFonts w:cs="Arial"/>
                <w:sz w:val="18"/>
                <w:szCs w:val="18"/>
              </w:rPr>
            </w:pPr>
            <w:ins w:id="1259" w:author="Teh Stand" w:date="2023-08-14T12:24:00Z">
              <w:r w:rsidRPr="008E4D2D">
                <w:rPr>
                  <w:rFonts w:cs="Arial"/>
                  <w:sz w:val="18"/>
                  <w:szCs w:val="18"/>
                </w:rPr>
                <w:t xml:space="preserve">dataset / dataset series / spatial object type </w:t>
              </w:r>
            </w:ins>
          </w:p>
        </w:tc>
        <w:tc>
          <w:tcPr>
            <w:tcW w:w="1508" w:type="dxa"/>
          </w:tcPr>
          <w:p w14:paraId="03100603" w14:textId="3AFE5B51" w:rsidR="002B2660" w:rsidRPr="008E4D2D" w:rsidRDefault="008E4D2D" w:rsidP="00633C1F">
            <w:pPr>
              <w:autoSpaceDE w:val="0"/>
              <w:autoSpaceDN w:val="0"/>
              <w:adjustRightInd w:val="0"/>
              <w:spacing w:before="60" w:after="60"/>
              <w:jc w:val="left"/>
              <w:rPr>
                <w:ins w:id="1260" w:author="Teh Stand" w:date="2023-08-14T12:24:00Z"/>
                <w:rFonts w:cs="Arial"/>
                <w:sz w:val="18"/>
                <w:szCs w:val="18"/>
              </w:rPr>
            </w:pPr>
            <w:ins w:id="1261" w:author="Teh Stand" w:date="2023-08-16T12:13:00Z">
              <w:r w:rsidRPr="008E4D2D">
                <w:rPr>
                  <w:rFonts w:cs="Arial"/>
                  <w:sz w:val="18"/>
                  <w:szCs w:val="18"/>
                </w:rPr>
                <w:t>All feature and information types</w:t>
              </w:r>
            </w:ins>
          </w:p>
        </w:tc>
      </w:tr>
      <w:tr w:rsidR="002B2660" w:rsidRPr="008E4D2D" w14:paraId="43993CE2" w14:textId="77777777" w:rsidTr="00633C1F">
        <w:trPr>
          <w:cantSplit/>
          <w:jc w:val="center"/>
          <w:ins w:id="1262" w:author="Teh Stand" w:date="2023-08-14T12:24:00Z"/>
        </w:trPr>
        <w:tc>
          <w:tcPr>
            <w:tcW w:w="534" w:type="dxa"/>
          </w:tcPr>
          <w:p w14:paraId="169EC6BA" w14:textId="77777777" w:rsidR="002B2660" w:rsidRPr="008E4D2D" w:rsidRDefault="002B2660" w:rsidP="00633C1F">
            <w:pPr>
              <w:autoSpaceDE w:val="0"/>
              <w:autoSpaceDN w:val="0"/>
              <w:adjustRightInd w:val="0"/>
              <w:spacing w:before="60" w:after="60"/>
              <w:jc w:val="left"/>
              <w:rPr>
                <w:ins w:id="1263" w:author="Teh Stand" w:date="2023-08-14T12:24:00Z"/>
                <w:rFonts w:cs="Arial"/>
                <w:sz w:val="18"/>
                <w:szCs w:val="18"/>
              </w:rPr>
            </w:pPr>
            <w:ins w:id="1264" w:author="Teh Stand" w:date="2023-08-14T12:24:00Z">
              <w:r w:rsidRPr="008E4D2D">
                <w:rPr>
                  <w:rFonts w:cs="Arial"/>
                  <w:sz w:val="18"/>
                  <w:szCs w:val="18"/>
                </w:rPr>
                <w:t>23</w:t>
              </w:r>
            </w:ins>
          </w:p>
        </w:tc>
        <w:tc>
          <w:tcPr>
            <w:tcW w:w="1417" w:type="dxa"/>
          </w:tcPr>
          <w:p w14:paraId="643A87A3" w14:textId="77777777" w:rsidR="002B2660" w:rsidRPr="008E4D2D" w:rsidRDefault="002B2660" w:rsidP="00633C1F">
            <w:pPr>
              <w:autoSpaceDE w:val="0"/>
              <w:autoSpaceDN w:val="0"/>
              <w:adjustRightInd w:val="0"/>
              <w:spacing w:before="60" w:after="60"/>
              <w:jc w:val="left"/>
              <w:rPr>
                <w:ins w:id="1265" w:author="Teh Stand" w:date="2023-08-14T12:24:00Z"/>
                <w:rFonts w:cs="Arial"/>
                <w:sz w:val="18"/>
                <w:szCs w:val="18"/>
              </w:rPr>
            </w:pPr>
            <w:ins w:id="1266" w:author="Teh Stand" w:date="2023-08-14T12:24:00Z">
              <w:r w:rsidRPr="008E4D2D">
                <w:rPr>
                  <w:rFonts w:cs="Arial"/>
                  <w:sz w:val="18"/>
                  <w:szCs w:val="18"/>
                </w:rPr>
                <w:t>Thematic accuracy /Non-quantitative attribute accuracy</w:t>
              </w:r>
            </w:ins>
          </w:p>
        </w:tc>
        <w:tc>
          <w:tcPr>
            <w:tcW w:w="1701" w:type="dxa"/>
          </w:tcPr>
          <w:p w14:paraId="34726FA7" w14:textId="77777777" w:rsidR="002B2660" w:rsidRPr="008E4D2D" w:rsidRDefault="002B2660" w:rsidP="00633C1F">
            <w:pPr>
              <w:autoSpaceDE w:val="0"/>
              <w:autoSpaceDN w:val="0"/>
              <w:adjustRightInd w:val="0"/>
              <w:spacing w:before="60" w:after="60"/>
              <w:jc w:val="left"/>
              <w:rPr>
                <w:ins w:id="1267" w:author="Teh Stand" w:date="2023-08-14T12:24:00Z"/>
                <w:rFonts w:cs="Arial"/>
                <w:sz w:val="18"/>
                <w:szCs w:val="18"/>
              </w:rPr>
            </w:pPr>
            <w:bookmarkStart w:id="1268" w:name="OLE_LINK29"/>
            <w:ins w:id="1269" w:author="Teh Stand" w:date="2023-08-14T12:24:00Z">
              <w:r w:rsidRPr="008E4D2D">
                <w:rPr>
                  <w:rFonts w:cs="Arial"/>
                  <w:sz w:val="18"/>
                  <w:szCs w:val="18"/>
                </w:rPr>
                <w:t xml:space="preserve">Correctness of non-quantitative attribute. </w:t>
              </w:r>
              <w:bookmarkEnd w:id="1268"/>
            </w:ins>
          </w:p>
        </w:tc>
        <w:tc>
          <w:tcPr>
            <w:tcW w:w="2693" w:type="dxa"/>
          </w:tcPr>
          <w:p w14:paraId="253221AD" w14:textId="77777777" w:rsidR="002B2660" w:rsidRPr="008E4D2D" w:rsidRDefault="002B2660" w:rsidP="00633C1F">
            <w:pPr>
              <w:autoSpaceDE w:val="0"/>
              <w:autoSpaceDN w:val="0"/>
              <w:adjustRightInd w:val="0"/>
              <w:spacing w:before="60" w:after="60"/>
              <w:jc w:val="left"/>
              <w:rPr>
                <w:ins w:id="1270" w:author="Teh Stand" w:date="2023-08-14T12:24:00Z"/>
                <w:rFonts w:cs="Arial"/>
                <w:sz w:val="18"/>
                <w:szCs w:val="18"/>
              </w:rPr>
            </w:pPr>
            <w:proofErr w:type="spellStart"/>
            <w:proofErr w:type="gramStart"/>
            <w:ins w:id="1271" w:author="Teh Stand" w:date="2023-08-14T12:24:00Z">
              <w:r w:rsidRPr="008E4D2D">
                <w:rPr>
                  <w:rFonts w:cs="Arial"/>
                  <w:sz w:val="18"/>
                  <w:szCs w:val="18"/>
                </w:rPr>
                <w:t>numberOfIncorrectAttributeValues</w:t>
              </w:r>
              <w:proofErr w:type="spellEnd"/>
              <w:proofErr w:type="gramEnd"/>
              <w:r w:rsidRPr="008E4D2D">
                <w:rPr>
                  <w:rFonts w:cs="Arial"/>
                  <w:sz w:val="18"/>
                  <w:szCs w:val="18"/>
                </w:rPr>
                <w:t xml:space="preserve"> / </w:t>
              </w:r>
              <w:bookmarkStart w:id="1272" w:name="OLE_LINK30"/>
              <w:r w:rsidRPr="008E4D2D">
                <w:rPr>
                  <w:rFonts w:cs="Arial"/>
                  <w:sz w:val="18"/>
                  <w:szCs w:val="18"/>
                </w:rPr>
                <w:t>This data quality measure is count of the total number of erroneous attribute values within the relevant part of the dataset. It is a count of all attribute values where the value is incorrect. [Adapted from ISO 19157]</w:t>
              </w:r>
              <w:bookmarkEnd w:id="1272"/>
            </w:ins>
          </w:p>
        </w:tc>
        <w:tc>
          <w:tcPr>
            <w:tcW w:w="1560" w:type="dxa"/>
          </w:tcPr>
          <w:p w14:paraId="0F42B2AE" w14:textId="77777777" w:rsidR="002B2660" w:rsidRPr="008E4D2D" w:rsidRDefault="002B2660" w:rsidP="00633C1F">
            <w:pPr>
              <w:autoSpaceDE w:val="0"/>
              <w:autoSpaceDN w:val="0"/>
              <w:adjustRightInd w:val="0"/>
              <w:spacing w:before="60" w:after="60"/>
              <w:jc w:val="left"/>
              <w:rPr>
                <w:ins w:id="1273" w:author="Teh Stand" w:date="2023-08-14T12:24:00Z"/>
                <w:rFonts w:cs="Arial"/>
                <w:sz w:val="18"/>
                <w:szCs w:val="18"/>
              </w:rPr>
            </w:pPr>
            <w:ins w:id="1274" w:author="Teh Stand" w:date="2023-08-14T12:24:00Z">
              <w:r w:rsidRPr="008E4D2D">
                <w:rPr>
                  <w:rFonts w:cs="Arial"/>
                  <w:sz w:val="18"/>
                  <w:szCs w:val="18"/>
                </w:rPr>
                <w:t>dataset / dataset series / spatial object type</w:t>
              </w:r>
            </w:ins>
          </w:p>
        </w:tc>
        <w:tc>
          <w:tcPr>
            <w:tcW w:w="1508" w:type="dxa"/>
          </w:tcPr>
          <w:p w14:paraId="0CCD85F8" w14:textId="4B020525" w:rsidR="002B2660" w:rsidRPr="008E4D2D" w:rsidRDefault="008E4D2D" w:rsidP="00633C1F">
            <w:pPr>
              <w:autoSpaceDE w:val="0"/>
              <w:autoSpaceDN w:val="0"/>
              <w:adjustRightInd w:val="0"/>
              <w:spacing w:before="60" w:after="60"/>
              <w:jc w:val="left"/>
              <w:rPr>
                <w:ins w:id="1275" w:author="Teh Stand" w:date="2023-08-14T12:24:00Z"/>
                <w:rFonts w:cs="Arial"/>
                <w:sz w:val="18"/>
                <w:szCs w:val="18"/>
              </w:rPr>
            </w:pPr>
            <w:ins w:id="1276" w:author="Teh Stand" w:date="2023-08-16T12:13:00Z">
              <w:r w:rsidRPr="008E4D2D">
                <w:rPr>
                  <w:rFonts w:cs="Arial"/>
                  <w:sz w:val="18"/>
                  <w:szCs w:val="18"/>
                </w:rPr>
                <w:t>All feature and information types</w:t>
              </w:r>
            </w:ins>
          </w:p>
        </w:tc>
      </w:tr>
      <w:tr w:rsidR="002B2660" w:rsidRPr="008E4D2D" w14:paraId="569211B2" w14:textId="77777777" w:rsidTr="00633C1F">
        <w:trPr>
          <w:cantSplit/>
          <w:jc w:val="center"/>
          <w:ins w:id="1277" w:author="Teh Stand" w:date="2023-08-14T12:24:00Z"/>
        </w:trPr>
        <w:tc>
          <w:tcPr>
            <w:tcW w:w="534" w:type="dxa"/>
          </w:tcPr>
          <w:p w14:paraId="68C17002" w14:textId="77777777" w:rsidR="002B2660" w:rsidRPr="008E4D2D" w:rsidRDefault="002B2660" w:rsidP="00633C1F">
            <w:pPr>
              <w:autoSpaceDE w:val="0"/>
              <w:autoSpaceDN w:val="0"/>
              <w:adjustRightInd w:val="0"/>
              <w:spacing w:before="60" w:after="60"/>
              <w:jc w:val="left"/>
              <w:rPr>
                <w:ins w:id="1278" w:author="Teh Stand" w:date="2023-08-14T12:24:00Z"/>
                <w:rFonts w:cs="Arial"/>
                <w:sz w:val="18"/>
                <w:szCs w:val="18"/>
              </w:rPr>
            </w:pPr>
            <w:ins w:id="1279" w:author="Teh Stand" w:date="2023-08-14T12:24:00Z">
              <w:r w:rsidRPr="008E4D2D">
                <w:rPr>
                  <w:rFonts w:cs="Arial"/>
                  <w:sz w:val="18"/>
                  <w:szCs w:val="18"/>
                </w:rPr>
                <w:t>24</w:t>
              </w:r>
            </w:ins>
          </w:p>
        </w:tc>
        <w:tc>
          <w:tcPr>
            <w:tcW w:w="1417" w:type="dxa"/>
          </w:tcPr>
          <w:p w14:paraId="5FF2E89F" w14:textId="77777777" w:rsidR="002B2660" w:rsidRPr="008E4D2D" w:rsidRDefault="002B2660" w:rsidP="00633C1F">
            <w:pPr>
              <w:autoSpaceDE w:val="0"/>
              <w:autoSpaceDN w:val="0"/>
              <w:adjustRightInd w:val="0"/>
              <w:spacing w:before="60" w:after="60"/>
              <w:jc w:val="left"/>
              <w:rPr>
                <w:ins w:id="1280" w:author="Teh Stand" w:date="2023-08-14T12:24:00Z"/>
                <w:rFonts w:cs="Arial"/>
                <w:sz w:val="18"/>
                <w:szCs w:val="18"/>
              </w:rPr>
            </w:pPr>
            <w:ins w:id="1281" w:author="Teh Stand" w:date="2023-08-14T12:24:00Z">
              <w:r w:rsidRPr="008E4D2D">
                <w:rPr>
                  <w:rFonts w:cs="Arial"/>
                  <w:sz w:val="18"/>
                  <w:szCs w:val="18"/>
                </w:rPr>
                <w:t>Thematic accuracy / Quantitative attribute accuracy</w:t>
              </w:r>
            </w:ins>
          </w:p>
        </w:tc>
        <w:tc>
          <w:tcPr>
            <w:tcW w:w="1701" w:type="dxa"/>
          </w:tcPr>
          <w:p w14:paraId="04D30B2F" w14:textId="77777777" w:rsidR="002B2660" w:rsidRPr="008E4D2D" w:rsidRDefault="002B2660" w:rsidP="00633C1F">
            <w:pPr>
              <w:autoSpaceDE w:val="0"/>
              <w:autoSpaceDN w:val="0"/>
              <w:adjustRightInd w:val="0"/>
              <w:spacing w:before="60" w:after="60"/>
              <w:jc w:val="left"/>
              <w:rPr>
                <w:ins w:id="1282" w:author="Teh Stand" w:date="2023-08-14T12:24:00Z"/>
                <w:rFonts w:cs="Arial"/>
                <w:sz w:val="18"/>
                <w:szCs w:val="18"/>
              </w:rPr>
            </w:pPr>
            <w:ins w:id="1283" w:author="Teh Stand" w:date="2023-08-14T12:24:00Z">
              <w:r w:rsidRPr="008E4D2D">
                <w:rPr>
                  <w:rFonts w:cs="Arial"/>
                  <w:sz w:val="18"/>
                  <w:szCs w:val="18"/>
                </w:rPr>
                <w:t>Accuracy of a quantitative attribute.</w:t>
              </w:r>
            </w:ins>
          </w:p>
        </w:tc>
        <w:tc>
          <w:tcPr>
            <w:tcW w:w="2693" w:type="dxa"/>
          </w:tcPr>
          <w:p w14:paraId="2F60C15F" w14:textId="77777777" w:rsidR="002B2660" w:rsidRPr="008E4D2D" w:rsidRDefault="002B2660" w:rsidP="00633C1F">
            <w:pPr>
              <w:autoSpaceDE w:val="0"/>
              <w:autoSpaceDN w:val="0"/>
              <w:adjustRightInd w:val="0"/>
              <w:spacing w:before="60" w:after="60"/>
              <w:jc w:val="left"/>
              <w:rPr>
                <w:ins w:id="1284" w:author="Teh Stand" w:date="2023-08-14T12:24:00Z"/>
                <w:rFonts w:cs="Arial"/>
                <w:sz w:val="18"/>
                <w:szCs w:val="18"/>
              </w:rPr>
            </w:pPr>
            <w:ins w:id="1285" w:author="Teh Stand" w:date="2023-08-14T12:24:00Z">
              <w:r w:rsidRPr="008E4D2D">
                <w:rPr>
                  <w:rFonts w:cs="Arial"/>
                  <w:sz w:val="18"/>
                  <w:szCs w:val="18"/>
                </w:rPr>
                <w:t>attributeValueUncertainty3Sigma / T</w:t>
              </w:r>
              <w:bookmarkStart w:id="1286" w:name="OLE_LINK31"/>
              <w:r w:rsidRPr="008E4D2D">
                <w:rPr>
                  <w:rFonts w:cs="Arial"/>
                  <w:sz w:val="18"/>
                  <w:szCs w:val="18"/>
                </w:rPr>
                <w:t>his data quality measure indicates the attribute value of uncertainty where half the length of the interval defined by an upper and lower limit in which the true value for the quantitative attribute lies with a probability of 95%. [Adapted from ISO 19157]</w:t>
              </w:r>
              <w:bookmarkEnd w:id="1286"/>
            </w:ins>
          </w:p>
        </w:tc>
        <w:tc>
          <w:tcPr>
            <w:tcW w:w="1560" w:type="dxa"/>
          </w:tcPr>
          <w:p w14:paraId="2DE7354D" w14:textId="77777777" w:rsidR="002B2660" w:rsidRPr="008E4D2D" w:rsidRDefault="002B2660" w:rsidP="00633C1F">
            <w:pPr>
              <w:autoSpaceDE w:val="0"/>
              <w:autoSpaceDN w:val="0"/>
              <w:adjustRightInd w:val="0"/>
              <w:spacing w:before="60" w:after="60"/>
              <w:jc w:val="left"/>
              <w:rPr>
                <w:ins w:id="1287" w:author="Teh Stand" w:date="2023-08-14T12:24:00Z"/>
                <w:rFonts w:cs="Arial"/>
                <w:sz w:val="18"/>
                <w:szCs w:val="18"/>
              </w:rPr>
            </w:pPr>
            <w:ins w:id="1288" w:author="Teh Stand" w:date="2023-08-14T12:24:00Z">
              <w:r w:rsidRPr="008E4D2D">
                <w:rPr>
                  <w:rFonts w:cs="Arial"/>
                  <w:sz w:val="18"/>
                  <w:szCs w:val="18"/>
                </w:rPr>
                <w:t>dataset / dataset series / spatial object type</w:t>
              </w:r>
            </w:ins>
          </w:p>
        </w:tc>
        <w:tc>
          <w:tcPr>
            <w:tcW w:w="1508" w:type="dxa"/>
          </w:tcPr>
          <w:p w14:paraId="19F49202" w14:textId="278C4AAA" w:rsidR="002B2660" w:rsidRPr="008E4D2D" w:rsidRDefault="008E4D2D" w:rsidP="00633C1F">
            <w:pPr>
              <w:autoSpaceDE w:val="0"/>
              <w:autoSpaceDN w:val="0"/>
              <w:adjustRightInd w:val="0"/>
              <w:spacing w:before="60" w:after="60"/>
              <w:jc w:val="left"/>
              <w:rPr>
                <w:ins w:id="1289" w:author="Teh Stand" w:date="2023-08-14T12:24:00Z"/>
                <w:rFonts w:cs="Arial"/>
                <w:sz w:val="18"/>
                <w:szCs w:val="18"/>
              </w:rPr>
            </w:pPr>
            <w:ins w:id="1290" w:author="Teh Stand" w:date="2023-08-16T12:13:00Z">
              <w:r w:rsidRPr="008E4D2D">
                <w:rPr>
                  <w:rFonts w:cs="Arial"/>
                  <w:sz w:val="18"/>
                  <w:szCs w:val="18"/>
                </w:rPr>
                <w:t>All feature and information types</w:t>
              </w:r>
            </w:ins>
          </w:p>
        </w:tc>
      </w:tr>
      <w:tr w:rsidR="002B2660" w:rsidRPr="008E4D2D" w14:paraId="45309BFB" w14:textId="77777777" w:rsidTr="00633C1F">
        <w:trPr>
          <w:cantSplit/>
          <w:jc w:val="center"/>
          <w:ins w:id="1291" w:author="Teh Stand" w:date="2023-08-14T12:24:00Z"/>
        </w:trPr>
        <w:tc>
          <w:tcPr>
            <w:tcW w:w="534" w:type="dxa"/>
          </w:tcPr>
          <w:p w14:paraId="3CBDB1A1" w14:textId="77777777" w:rsidR="002B2660" w:rsidRPr="008E4D2D" w:rsidRDefault="002B2660" w:rsidP="00633C1F">
            <w:pPr>
              <w:autoSpaceDE w:val="0"/>
              <w:autoSpaceDN w:val="0"/>
              <w:adjustRightInd w:val="0"/>
              <w:spacing w:before="60" w:after="60"/>
              <w:jc w:val="left"/>
              <w:rPr>
                <w:ins w:id="1292" w:author="Teh Stand" w:date="2023-08-14T12:24:00Z"/>
                <w:rFonts w:cs="Arial"/>
                <w:sz w:val="18"/>
                <w:szCs w:val="18"/>
              </w:rPr>
            </w:pPr>
            <w:ins w:id="1293" w:author="Teh Stand" w:date="2023-08-14T12:24:00Z">
              <w:r w:rsidRPr="008E4D2D">
                <w:rPr>
                  <w:rFonts w:cs="Arial"/>
                  <w:sz w:val="18"/>
                  <w:szCs w:val="18"/>
                </w:rPr>
                <w:t xml:space="preserve">25 </w:t>
              </w:r>
            </w:ins>
          </w:p>
        </w:tc>
        <w:tc>
          <w:tcPr>
            <w:tcW w:w="1417" w:type="dxa"/>
          </w:tcPr>
          <w:p w14:paraId="545450C4" w14:textId="77777777" w:rsidR="002B2660" w:rsidRPr="008E4D2D" w:rsidRDefault="002B2660" w:rsidP="00633C1F">
            <w:pPr>
              <w:autoSpaceDE w:val="0"/>
              <w:autoSpaceDN w:val="0"/>
              <w:adjustRightInd w:val="0"/>
              <w:spacing w:before="60" w:after="60"/>
              <w:jc w:val="left"/>
              <w:rPr>
                <w:ins w:id="1294" w:author="Teh Stand" w:date="2023-08-14T12:24:00Z"/>
                <w:rFonts w:cs="Arial"/>
                <w:sz w:val="18"/>
                <w:szCs w:val="18"/>
              </w:rPr>
            </w:pPr>
            <w:ins w:id="1295" w:author="Teh Stand" w:date="2023-08-14T12:24:00Z">
              <w:r w:rsidRPr="008E4D2D">
                <w:rPr>
                  <w:rFonts w:cs="Arial"/>
                  <w:sz w:val="18"/>
                  <w:szCs w:val="18"/>
                </w:rPr>
                <w:t>Aggregation measures / Aggregation measures</w:t>
              </w:r>
            </w:ins>
          </w:p>
        </w:tc>
        <w:tc>
          <w:tcPr>
            <w:tcW w:w="1701" w:type="dxa"/>
          </w:tcPr>
          <w:p w14:paraId="41AB62E5" w14:textId="77777777" w:rsidR="002B2660" w:rsidRPr="008E4D2D" w:rsidRDefault="002B2660" w:rsidP="00633C1F">
            <w:pPr>
              <w:autoSpaceDE w:val="0"/>
              <w:autoSpaceDN w:val="0"/>
              <w:adjustRightInd w:val="0"/>
              <w:spacing w:before="60" w:after="60"/>
              <w:jc w:val="left"/>
              <w:rPr>
                <w:ins w:id="1296" w:author="Teh Stand" w:date="2023-08-14T12:24:00Z"/>
                <w:rFonts w:cs="Arial"/>
                <w:sz w:val="18"/>
                <w:szCs w:val="18"/>
              </w:rPr>
            </w:pPr>
            <w:ins w:id="1297" w:author="Teh Stand" w:date="2023-08-14T12:24:00Z">
              <w:r w:rsidRPr="008E4D2D">
                <w:rPr>
                  <w:rFonts w:cs="Arial"/>
                  <w:sz w:val="18"/>
                  <w:szCs w:val="18"/>
                </w:rPr>
                <w:t xml:space="preserve">In a data Product Specification, several requirements are set up for a product to conform to the Specification. </w:t>
              </w:r>
            </w:ins>
          </w:p>
        </w:tc>
        <w:tc>
          <w:tcPr>
            <w:tcW w:w="2693" w:type="dxa"/>
          </w:tcPr>
          <w:p w14:paraId="66FDB00C" w14:textId="77777777" w:rsidR="002B2660" w:rsidRPr="008E4D2D" w:rsidRDefault="002B2660" w:rsidP="00633C1F">
            <w:pPr>
              <w:autoSpaceDE w:val="0"/>
              <w:autoSpaceDN w:val="0"/>
              <w:adjustRightInd w:val="0"/>
              <w:spacing w:before="60" w:after="60"/>
              <w:jc w:val="left"/>
              <w:rPr>
                <w:ins w:id="1298" w:author="Teh Stand" w:date="2023-08-14T12:24:00Z"/>
                <w:rFonts w:cs="Arial"/>
                <w:sz w:val="18"/>
                <w:szCs w:val="18"/>
              </w:rPr>
            </w:pPr>
            <w:proofErr w:type="spellStart"/>
            <w:ins w:id="1299" w:author="Teh Stand" w:date="2023-08-14T12:24:00Z">
              <w:r w:rsidRPr="008E4D2D">
                <w:rPr>
                  <w:rFonts w:cs="Arial"/>
                  <w:sz w:val="18"/>
                  <w:szCs w:val="18"/>
                </w:rPr>
                <w:t>DataProductSpecificationPassed</w:t>
              </w:r>
              <w:proofErr w:type="spellEnd"/>
              <w:r w:rsidRPr="008E4D2D">
                <w:rPr>
                  <w:rFonts w:cs="Arial"/>
                  <w:sz w:val="18"/>
                  <w:szCs w:val="18"/>
                </w:rPr>
                <w:t xml:space="preserve"> / This data quality measure is a </w:t>
              </w:r>
              <w:proofErr w:type="spellStart"/>
              <w:r w:rsidRPr="008E4D2D">
                <w:rPr>
                  <w:rFonts w:cs="Arial"/>
                  <w:sz w:val="18"/>
                  <w:szCs w:val="18"/>
                </w:rPr>
                <w:t>boolean</w:t>
              </w:r>
              <w:proofErr w:type="spellEnd"/>
              <w:r w:rsidRPr="008E4D2D">
                <w:rPr>
                  <w:rFonts w:cs="Arial"/>
                  <w:sz w:val="18"/>
                  <w:szCs w:val="18"/>
                </w:rPr>
                <w:t xml:space="preserve"> indicating that all requirements in the referred data Product Specification are fulfilled. </w:t>
              </w:r>
            </w:ins>
          </w:p>
        </w:tc>
        <w:tc>
          <w:tcPr>
            <w:tcW w:w="1560" w:type="dxa"/>
          </w:tcPr>
          <w:p w14:paraId="2D57B9CA" w14:textId="77777777" w:rsidR="002B2660" w:rsidRPr="008E4D2D" w:rsidRDefault="002B2660" w:rsidP="00633C1F">
            <w:pPr>
              <w:autoSpaceDE w:val="0"/>
              <w:autoSpaceDN w:val="0"/>
              <w:adjustRightInd w:val="0"/>
              <w:spacing w:before="60" w:after="60"/>
              <w:jc w:val="left"/>
              <w:rPr>
                <w:ins w:id="1300" w:author="Teh Stand" w:date="2023-08-14T12:24:00Z"/>
                <w:rFonts w:cs="Arial"/>
                <w:sz w:val="18"/>
                <w:szCs w:val="18"/>
              </w:rPr>
            </w:pPr>
            <w:ins w:id="1301" w:author="Teh Stand" w:date="2023-08-14T12:24:00Z">
              <w:r w:rsidRPr="008E4D2D">
                <w:rPr>
                  <w:rFonts w:cs="Arial"/>
                  <w:sz w:val="18"/>
                  <w:szCs w:val="18"/>
                </w:rPr>
                <w:t xml:space="preserve">dataset / dataset series / spatial object type </w:t>
              </w:r>
            </w:ins>
          </w:p>
        </w:tc>
        <w:tc>
          <w:tcPr>
            <w:tcW w:w="1508" w:type="dxa"/>
          </w:tcPr>
          <w:p w14:paraId="197F56C6" w14:textId="4C1916A7" w:rsidR="002B2660" w:rsidRPr="008E4D2D" w:rsidRDefault="008E4D2D" w:rsidP="00633C1F">
            <w:pPr>
              <w:autoSpaceDE w:val="0"/>
              <w:autoSpaceDN w:val="0"/>
              <w:adjustRightInd w:val="0"/>
              <w:spacing w:before="60" w:after="60"/>
              <w:jc w:val="left"/>
              <w:rPr>
                <w:ins w:id="1302" w:author="Teh Stand" w:date="2023-08-14T12:24:00Z"/>
                <w:rFonts w:cs="Arial"/>
                <w:sz w:val="18"/>
                <w:szCs w:val="18"/>
              </w:rPr>
            </w:pPr>
            <w:ins w:id="1303" w:author="Teh Stand" w:date="2023-08-16T12:13:00Z">
              <w:r w:rsidRPr="008E4D2D">
                <w:rPr>
                  <w:rFonts w:cs="Arial"/>
                  <w:sz w:val="18"/>
                  <w:szCs w:val="18"/>
                </w:rPr>
                <w:t>All feature and information types</w:t>
              </w:r>
            </w:ins>
          </w:p>
        </w:tc>
      </w:tr>
      <w:tr w:rsidR="002B2660" w:rsidRPr="008E4D2D" w14:paraId="5E980823" w14:textId="77777777" w:rsidTr="00633C1F">
        <w:trPr>
          <w:cantSplit/>
          <w:jc w:val="center"/>
          <w:ins w:id="1304" w:author="Teh Stand" w:date="2023-08-14T12:24:00Z"/>
        </w:trPr>
        <w:tc>
          <w:tcPr>
            <w:tcW w:w="534" w:type="dxa"/>
          </w:tcPr>
          <w:p w14:paraId="74DCD2E8" w14:textId="77777777" w:rsidR="002B2660" w:rsidRPr="008E4D2D" w:rsidRDefault="002B2660" w:rsidP="00633C1F">
            <w:pPr>
              <w:autoSpaceDE w:val="0"/>
              <w:autoSpaceDN w:val="0"/>
              <w:adjustRightInd w:val="0"/>
              <w:spacing w:before="60" w:after="60"/>
              <w:jc w:val="left"/>
              <w:rPr>
                <w:ins w:id="1305" w:author="Teh Stand" w:date="2023-08-14T12:24:00Z"/>
                <w:rFonts w:cs="Arial"/>
                <w:sz w:val="18"/>
                <w:szCs w:val="18"/>
              </w:rPr>
            </w:pPr>
            <w:ins w:id="1306" w:author="Teh Stand" w:date="2023-08-14T12:24:00Z">
              <w:r w:rsidRPr="008E4D2D">
                <w:rPr>
                  <w:rFonts w:cs="Arial"/>
                  <w:sz w:val="18"/>
                  <w:szCs w:val="18"/>
                </w:rPr>
                <w:lastRenderedPageBreak/>
                <w:t xml:space="preserve">26 </w:t>
              </w:r>
            </w:ins>
          </w:p>
        </w:tc>
        <w:tc>
          <w:tcPr>
            <w:tcW w:w="1417" w:type="dxa"/>
          </w:tcPr>
          <w:p w14:paraId="56940F9B" w14:textId="77777777" w:rsidR="002B2660" w:rsidRPr="008E4D2D" w:rsidRDefault="002B2660" w:rsidP="00633C1F">
            <w:pPr>
              <w:autoSpaceDE w:val="0"/>
              <w:autoSpaceDN w:val="0"/>
              <w:adjustRightInd w:val="0"/>
              <w:spacing w:before="60" w:after="60"/>
              <w:jc w:val="left"/>
              <w:rPr>
                <w:ins w:id="1307" w:author="Teh Stand" w:date="2023-08-14T12:24:00Z"/>
                <w:rFonts w:cs="Arial"/>
                <w:sz w:val="18"/>
                <w:szCs w:val="18"/>
              </w:rPr>
            </w:pPr>
            <w:ins w:id="1308" w:author="Teh Stand" w:date="2023-08-14T12:24:00Z">
              <w:r w:rsidRPr="008E4D2D">
                <w:rPr>
                  <w:rFonts w:cs="Arial"/>
                  <w:sz w:val="18"/>
                  <w:szCs w:val="18"/>
                </w:rPr>
                <w:t>Aggregation measures / Aggregation measures</w:t>
              </w:r>
            </w:ins>
          </w:p>
        </w:tc>
        <w:tc>
          <w:tcPr>
            <w:tcW w:w="1701" w:type="dxa"/>
          </w:tcPr>
          <w:p w14:paraId="09279AEF" w14:textId="77777777" w:rsidR="002B2660" w:rsidRPr="008E4D2D" w:rsidRDefault="002B2660" w:rsidP="00633C1F">
            <w:pPr>
              <w:autoSpaceDE w:val="0"/>
              <w:autoSpaceDN w:val="0"/>
              <w:adjustRightInd w:val="0"/>
              <w:spacing w:before="60" w:after="60"/>
              <w:jc w:val="left"/>
              <w:rPr>
                <w:ins w:id="1309" w:author="Teh Stand" w:date="2023-08-14T12:24:00Z"/>
                <w:rFonts w:cs="Arial"/>
                <w:sz w:val="18"/>
                <w:szCs w:val="18"/>
              </w:rPr>
            </w:pPr>
            <w:ins w:id="1310" w:author="Teh Stand" w:date="2023-08-14T12:24:00Z">
              <w:r w:rsidRPr="008E4D2D">
                <w:rPr>
                  <w:rFonts w:cs="Arial"/>
                  <w:sz w:val="18"/>
                  <w:szCs w:val="18"/>
                </w:rPr>
                <w:t xml:space="preserve">In a data Product Specification, several requirements are set up for a product to conform to the Specification. </w:t>
              </w:r>
            </w:ins>
          </w:p>
        </w:tc>
        <w:tc>
          <w:tcPr>
            <w:tcW w:w="2693" w:type="dxa"/>
          </w:tcPr>
          <w:p w14:paraId="4F6F6C55" w14:textId="77777777" w:rsidR="002B2660" w:rsidRPr="008E4D2D" w:rsidRDefault="002B2660" w:rsidP="00633C1F">
            <w:pPr>
              <w:autoSpaceDE w:val="0"/>
              <w:autoSpaceDN w:val="0"/>
              <w:adjustRightInd w:val="0"/>
              <w:spacing w:before="60" w:after="60"/>
              <w:jc w:val="left"/>
              <w:rPr>
                <w:ins w:id="1311" w:author="Teh Stand" w:date="2023-08-14T12:24:00Z"/>
                <w:rFonts w:cs="Arial"/>
                <w:sz w:val="18"/>
                <w:szCs w:val="18"/>
              </w:rPr>
            </w:pPr>
            <w:proofErr w:type="spellStart"/>
            <w:ins w:id="1312" w:author="Teh Stand" w:date="2023-08-14T12:24:00Z">
              <w:r w:rsidRPr="008E4D2D">
                <w:rPr>
                  <w:rFonts w:cs="Arial"/>
                  <w:sz w:val="18"/>
                  <w:szCs w:val="18"/>
                </w:rPr>
                <w:t>DataProductSpecificationFailRate</w:t>
              </w:r>
              <w:proofErr w:type="spellEnd"/>
              <w:r w:rsidRPr="008E4D2D">
                <w:rPr>
                  <w:rFonts w:cs="Arial"/>
                  <w:sz w:val="18"/>
                  <w:szCs w:val="18"/>
                </w:rPr>
                <w:t xml:space="preserve"> / This data quality measure is a number indicating the number of data Product Specification requirements that are not fulfilled by the current product/dataset in relation to the total number of data Product Specification requirements. </w:t>
              </w:r>
            </w:ins>
          </w:p>
        </w:tc>
        <w:tc>
          <w:tcPr>
            <w:tcW w:w="1560" w:type="dxa"/>
          </w:tcPr>
          <w:p w14:paraId="009BEAD9" w14:textId="77777777" w:rsidR="002B2660" w:rsidRPr="008E4D2D" w:rsidRDefault="002B2660" w:rsidP="00633C1F">
            <w:pPr>
              <w:autoSpaceDE w:val="0"/>
              <w:autoSpaceDN w:val="0"/>
              <w:adjustRightInd w:val="0"/>
              <w:spacing w:before="60" w:after="60"/>
              <w:jc w:val="left"/>
              <w:rPr>
                <w:ins w:id="1313" w:author="Teh Stand" w:date="2023-08-14T12:24:00Z"/>
                <w:rFonts w:cs="Arial"/>
                <w:sz w:val="18"/>
                <w:szCs w:val="18"/>
              </w:rPr>
            </w:pPr>
            <w:ins w:id="1314" w:author="Teh Stand" w:date="2023-08-14T12:24:00Z">
              <w:r w:rsidRPr="008E4D2D">
                <w:rPr>
                  <w:rFonts w:cs="Arial"/>
                  <w:sz w:val="18"/>
                  <w:szCs w:val="18"/>
                </w:rPr>
                <w:t xml:space="preserve">dataset / dataset series / spatial object type </w:t>
              </w:r>
            </w:ins>
          </w:p>
        </w:tc>
        <w:tc>
          <w:tcPr>
            <w:tcW w:w="1508" w:type="dxa"/>
          </w:tcPr>
          <w:p w14:paraId="788D44DF" w14:textId="7986D5AA" w:rsidR="002B2660" w:rsidRPr="008E4D2D" w:rsidRDefault="008E4D2D" w:rsidP="00633C1F">
            <w:pPr>
              <w:autoSpaceDE w:val="0"/>
              <w:autoSpaceDN w:val="0"/>
              <w:adjustRightInd w:val="0"/>
              <w:spacing w:before="60" w:after="60"/>
              <w:jc w:val="left"/>
              <w:rPr>
                <w:ins w:id="1315" w:author="Teh Stand" w:date="2023-08-14T12:24:00Z"/>
                <w:rFonts w:cs="Arial"/>
                <w:sz w:val="18"/>
                <w:szCs w:val="18"/>
              </w:rPr>
            </w:pPr>
            <w:ins w:id="1316" w:author="Teh Stand" w:date="2023-08-16T12:14:00Z">
              <w:r w:rsidRPr="008E4D2D">
                <w:rPr>
                  <w:rFonts w:cs="Arial"/>
                  <w:sz w:val="18"/>
                  <w:szCs w:val="18"/>
                </w:rPr>
                <w:t>All feature and information types</w:t>
              </w:r>
            </w:ins>
          </w:p>
        </w:tc>
      </w:tr>
    </w:tbl>
    <w:p w14:paraId="4845EC8A" w14:textId="77777777" w:rsidR="002B2660" w:rsidRDefault="002B2660" w:rsidP="00AB2995">
      <w:pPr>
        <w:pStyle w:val="ParagraphText"/>
        <w:spacing w:after="120"/>
        <w:jc w:val="both"/>
        <w:rPr>
          <w:ins w:id="1317" w:author="Teh Stand" w:date="2023-08-14T12:19:00Z"/>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rPr>
          <w:ins w:id="1318" w:author="Teh Stand" w:date="2023-08-14T12:27:00Z"/>
        </w:rPr>
      </w:pPr>
      <w:bookmarkStart w:id="1319" w:name="_Toc143083058"/>
      <w:ins w:id="1320" w:author="Teh Stand" w:date="2023-08-14T12:27:00Z">
        <w:r w:rsidRPr="00F74A0D">
          <w:t xml:space="preserve">Data </w:t>
        </w:r>
        <w:r>
          <w:t>c</w:t>
        </w:r>
        <w:r w:rsidRPr="00F74A0D">
          <w:t xml:space="preserve">ompliance and </w:t>
        </w:r>
        <w:r>
          <w:t>u</w:t>
        </w:r>
        <w:r w:rsidRPr="00F74A0D">
          <w:t>sability</w:t>
        </w:r>
        <w:bookmarkEnd w:id="1319"/>
      </w:ins>
    </w:p>
    <w:p w14:paraId="548082F7" w14:textId="125138D3" w:rsidR="00E73EDF" w:rsidRPr="00F74A0D" w:rsidDel="00CC70CC" w:rsidRDefault="007653F1" w:rsidP="00F42AB4">
      <w:pPr>
        <w:pStyle w:val="Heading3"/>
        <w:tabs>
          <w:tab w:val="clear" w:pos="660"/>
          <w:tab w:val="clear" w:pos="880"/>
          <w:tab w:val="left" w:pos="851"/>
        </w:tabs>
        <w:spacing w:before="120" w:after="120" w:line="240" w:lineRule="auto"/>
        <w:ind w:left="851" w:hanging="851"/>
        <w:jc w:val="both"/>
        <w:rPr>
          <w:del w:id="1321" w:author="Teh Stand" w:date="2023-08-14T12:27:00Z"/>
        </w:rPr>
      </w:pPr>
      <w:bookmarkStart w:id="1322" w:name="_Toc439685283"/>
      <w:del w:id="1323" w:author="Teh Stand" w:date="2023-08-14T12:27:00Z">
        <w:r w:rsidRPr="00F74A0D" w:rsidDel="00CC70CC">
          <w:delText xml:space="preserve">Data </w:delText>
        </w:r>
        <w:r w:rsidR="00FF5200" w:rsidDel="00CC70CC">
          <w:delText>c</w:delText>
        </w:r>
        <w:r w:rsidRPr="00F74A0D" w:rsidDel="00CC70CC">
          <w:delText xml:space="preserve">ompliance and </w:delText>
        </w:r>
        <w:bookmarkEnd w:id="1322"/>
        <w:r w:rsidR="00FF5200" w:rsidDel="00CC70CC">
          <w:delText>u</w:delText>
        </w:r>
        <w:r w:rsidR="00C24C01" w:rsidRPr="00F74A0D" w:rsidDel="00CC70CC">
          <w:delText>sability</w:delText>
        </w:r>
      </w:del>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8A7C148"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1324" w:name="_Toc510784300"/>
      <w:bookmarkStart w:id="1325" w:name="_Toc510785449"/>
      <w:bookmarkEnd w:id="1324"/>
      <w:bookmarkEnd w:id="1325"/>
    </w:p>
    <w:p w14:paraId="552BA760" w14:textId="77777777" w:rsidR="00E73EDF" w:rsidRPr="00F74A0D" w:rsidRDefault="007653F1" w:rsidP="004A47EC">
      <w:pPr>
        <w:pStyle w:val="Heading1"/>
        <w:tabs>
          <w:tab w:val="clear" w:pos="400"/>
        </w:tabs>
        <w:spacing w:before="120" w:after="200" w:line="240" w:lineRule="auto"/>
        <w:ind w:left="567" w:hanging="567"/>
      </w:pPr>
      <w:bookmarkStart w:id="1326" w:name="_Toc225065206"/>
      <w:bookmarkStart w:id="1327" w:name="_Toc225648349"/>
      <w:bookmarkStart w:id="1328" w:name="_Toc439685287"/>
      <w:bookmarkStart w:id="1329" w:name="_Toc143083059"/>
      <w:bookmarkEnd w:id="474"/>
      <w:bookmarkEnd w:id="475"/>
      <w:bookmarkEnd w:id="476"/>
      <w:bookmarkEnd w:id="477"/>
      <w:bookmarkEnd w:id="478"/>
      <w:bookmarkEnd w:id="479"/>
      <w:bookmarkEnd w:id="480"/>
      <w:r w:rsidRPr="00F74A0D">
        <w:t>Data Capture and Classification</w:t>
      </w:r>
      <w:bookmarkEnd w:id="1326"/>
      <w:bookmarkEnd w:id="1327"/>
      <w:bookmarkEnd w:id="1328"/>
      <w:bookmarkEnd w:id="1329"/>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1330" w:name="_Toc191284919"/>
      <w:bookmarkStart w:id="1331" w:name="_Toc8629863"/>
      <w:bookmarkStart w:id="1332" w:name="_Toc19077382"/>
      <w:bookmarkStart w:id="1333" w:name="_Toc8629995"/>
      <w:bookmarkStart w:id="1334" w:name="_Toc225065208"/>
      <w:bookmarkStart w:id="1335" w:name="_Toc439685289"/>
      <w:bookmarkStart w:id="1336" w:name="_Toc225648351"/>
      <w:bookmarkStart w:id="1337" w:name="_Toc143083060"/>
      <w:bookmarkEnd w:id="1330"/>
      <w:bookmarkEnd w:id="1331"/>
      <w:bookmarkEnd w:id="1332"/>
      <w:bookmarkEnd w:id="1333"/>
      <w:r w:rsidRPr="00F74A0D">
        <w:t>Maintenance</w:t>
      </w:r>
      <w:bookmarkEnd w:id="1334"/>
      <w:bookmarkEnd w:id="1335"/>
      <w:bookmarkEnd w:id="1336"/>
      <w:bookmarkEnd w:id="1337"/>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1338" w:name="_Toc439685290"/>
      <w:bookmarkStart w:id="1339" w:name="_Toc143083061"/>
      <w:r w:rsidRPr="00F74A0D">
        <w:t>Introduction</w:t>
      </w:r>
      <w:bookmarkEnd w:id="1338"/>
      <w:bookmarkEnd w:id="1339"/>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1340" w:name="_Toc439685291"/>
      <w:bookmarkStart w:id="1341" w:name="_Toc143083062"/>
      <w:r w:rsidRPr="00F74A0D">
        <w:t xml:space="preserve">Maintenance and </w:t>
      </w:r>
      <w:r w:rsidR="00636ED5">
        <w:t>u</w:t>
      </w:r>
      <w:r w:rsidRPr="00F74A0D">
        <w:t xml:space="preserve">pdate </w:t>
      </w:r>
      <w:r w:rsidR="00636ED5">
        <w:t>f</w:t>
      </w:r>
      <w:r w:rsidRPr="00F74A0D">
        <w:t>requency</w:t>
      </w:r>
      <w:bookmarkEnd w:id="1340"/>
      <w:bookmarkEnd w:id="1341"/>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1342" w:name="_Toc439685292"/>
      <w:bookmarkStart w:id="1343" w:name="_Toc143083063"/>
      <w:r w:rsidRPr="00F74A0D">
        <w:t xml:space="preserve">Data </w:t>
      </w:r>
      <w:bookmarkEnd w:id="1342"/>
      <w:r w:rsidR="00D24503">
        <w:t>s</w:t>
      </w:r>
      <w:r w:rsidR="00D24503" w:rsidRPr="00F74A0D">
        <w:t>ource</w:t>
      </w:r>
      <w:bookmarkEnd w:id="1343"/>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1344" w:name="_Toc439685293"/>
      <w:bookmarkStart w:id="1345" w:name="_Toc143083064"/>
      <w:r w:rsidRPr="00F74A0D">
        <w:t xml:space="preserve">Production </w:t>
      </w:r>
      <w:bookmarkEnd w:id="1344"/>
      <w:r w:rsidR="00D24503">
        <w:t>p</w:t>
      </w:r>
      <w:r w:rsidR="00D24503" w:rsidRPr="00F74A0D">
        <w:t>rocess</w:t>
      </w:r>
      <w:bookmarkEnd w:id="1345"/>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1346" w:name="_Toc510785459"/>
      <w:bookmarkStart w:id="1347" w:name="_Toc510784310"/>
      <w:bookmarkStart w:id="1348" w:name="_Toc439685294"/>
      <w:bookmarkStart w:id="1349" w:name="_Toc143083065"/>
      <w:bookmarkEnd w:id="1346"/>
      <w:bookmarkEnd w:id="1347"/>
      <w:r w:rsidRPr="003F76E9">
        <w:rPr>
          <w:lang w:val="en-AU"/>
        </w:rPr>
        <w:t xml:space="preserve">Feature and Portrayal Catalogue </w:t>
      </w:r>
      <w:r w:rsidR="00975677">
        <w:rPr>
          <w:lang w:val="en-AU"/>
        </w:rPr>
        <w:t>m</w:t>
      </w:r>
      <w:r w:rsidRPr="003F76E9">
        <w:rPr>
          <w:lang w:val="en-AU"/>
        </w:rPr>
        <w:t>anagement</w:t>
      </w:r>
      <w:bookmarkEnd w:id="1348"/>
      <w:bookmarkEnd w:id="1349"/>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1350" w:name="_Toc225065220"/>
      <w:bookmarkStart w:id="1351" w:name="_Toc439685295"/>
      <w:bookmarkStart w:id="1352" w:name="_Toc225648363"/>
      <w:bookmarkStart w:id="1353" w:name="_Toc143083066"/>
      <w:r w:rsidRPr="003F76E9">
        <w:t>Portrayal</w:t>
      </w:r>
      <w:bookmarkEnd w:id="1350"/>
      <w:bookmarkEnd w:id="1351"/>
      <w:bookmarkEnd w:id="1352"/>
      <w:bookmarkEnd w:id="1353"/>
    </w:p>
    <w:p w14:paraId="26AF6290" w14:textId="77777777" w:rsidR="00E73EDF" w:rsidRPr="003F76E9" w:rsidRDefault="007653F1" w:rsidP="00750665">
      <w:pPr>
        <w:pStyle w:val="Heading2"/>
        <w:tabs>
          <w:tab w:val="clear" w:pos="540"/>
        </w:tabs>
        <w:spacing w:before="120" w:after="200" w:line="240" w:lineRule="auto"/>
        <w:ind w:left="709" w:hanging="709"/>
      </w:pPr>
      <w:bookmarkStart w:id="1354" w:name="_Toc439685296"/>
      <w:bookmarkStart w:id="1355" w:name="_Toc143083067"/>
      <w:r w:rsidRPr="003F76E9">
        <w:t>Introduction</w:t>
      </w:r>
      <w:bookmarkEnd w:id="1354"/>
      <w:bookmarkEnd w:id="1355"/>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 xml:space="preserve">systems. The Portrayal Catalogue defines </w:t>
      </w:r>
      <w:proofErr w:type="spellStart"/>
      <w:r w:rsidRPr="003F76E9">
        <w:rPr>
          <w:rFonts w:cs="Arial"/>
          <w:szCs w:val="22"/>
        </w:rPr>
        <w:t>symbology</w:t>
      </w:r>
      <w:proofErr w:type="spellEnd"/>
      <w:r w:rsidRPr="003F76E9">
        <w:rPr>
          <w:rFonts w:cs="Arial"/>
          <w:szCs w:val="22"/>
        </w:rPr>
        <w:t xml:space="preserve">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1356" w:name="_Toc439685297"/>
      <w:bookmarkStart w:id="1357" w:name="_Toc143083068"/>
      <w:r w:rsidRPr="003F76E9">
        <w:t>Portrayal Catalogue</w:t>
      </w:r>
      <w:bookmarkEnd w:id="1356"/>
      <w:bookmarkEnd w:id="1357"/>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2B02B507" w14:textId="3DA7270C" w:rsidR="002B17B1" w:rsidRPr="002D60A8" w:rsidRDefault="002233B4" w:rsidP="002233B4">
            <w:pPr>
              <w:spacing w:before="60" w:after="60" w:line="240" w:lineRule="auto"/>
              <w:rPr>
                <w:rFonts w:cs="Arial"/>
                <w:sz w:val="18"/>
                <w:szCs w:val="18"/>
              </w:rPr>
            </w:pPr>
            <w:r w:rsidRPr="002D60A8">
              <w:rPr>
                <w:rFonts w:cs="Arial"/>
                <w:sz w:val="18"/>
                <w:szCs w:val="18"/>
              </w:rPr>
              <w:t>20</w:t>
            </w:r>
            <w:r>
              <w:rPr>
                <w:rFonts w:cs="Arial"/>
                <w:sz w:val="18"/>
                <w:szCs w:val="18"/>
              </w:rPr>
              <w:t>22</w:t>
            </w:r>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64DC49B" w14:textId="5091CA3B" w:rsidR="002B17B1" w:rsidRPr="002D60A8" w:rsidRDefault="002B17B1" w:rsidP="002233B4">
            <w:pPr>
              <w:spacing w:before="60" w:after="60" w:line="240" w:lineRule="auto"/>
              <w:rPr>
                <w:rFonts w:cs="Arial"/>
                <w:sz w:val="18"/>
                <w:szCs w:val="18"/>
              </w:rPr>
            </w:pPr>
            <w:r w:rsidRPr="002D60A8">
              <w:rPr>
                <w:rFonts w:cs="Arial"/>
                <w:sz w:val="18"/>
                <w:szCs w:val="18"/>
              </w:rPr>
              <w:t>1.</w:t>
            </w:r>
            <w:r w:rsidR="002233B4">
              <w:rPr>
                <w:rFonts w:cs="Arial"/>
                <w:sz w:val="18"/>
                <w:szCs w:val="18"/>
              </w:rPr>
              <w:t>1</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371F95E3" w14:textId="31FD6105" w:rsidR="002B17B1" w:rsidRPr="002D60A8" w:rsidRDefault="002233B4" w:rsidP="002233B4">
            <w:pPr>
              <w:spacing w:before="60" w:after="60" w:line="240" w:lineRule="auto"/>
              <w:rPr>
                <w:rFonts w:cs="Arial"/>
                <w:sz w:val="18"/>
                <w:szCs w:val="18"/>
              </w:rPr>
            </w:pPr>
            <w:r w:rsidRPr="002D60A8">
              <w:rPr>
                <w:rFonts w:cs="Arial"/>
                <w:sz w:val="18"/>
                <w:szCs w:val="18"/>
              </w:rPr>
              <w:t>20</w:t>
            </w:r>
            <w:r>
              <w:rPr>
                <w:rFonts w:cs="Arial"/>
                <w:sz w:val="18"/>
                <w:szCs w:val="18"/>
              </w:rPr>
              <w:t>22</w:t>
            </w:r>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w:t>
            </w:r>
            <w:proofErr w:type="gramStart"/>
            <w:r w:rsidRPr="002D60A8">
              <w:rPr>
                <w:rFonts w:cs="Arial"/>
                <w:sz w:val="18"/>
                <w:szCs w:val="18"/>
              </w:rPr>
              <w:t>..</w:t>
            </w:r>
            <w:proofErr w:type="gramEnd"/>
            <w:r w:rsidRPr="002D60A8">
              <w:rPr>
                <w:rFonts w:cs="Arial"/>
                <w:sz w:val="18"/>
                <w:szCs w:val="18"/>
              </w:rPr>
              <w:t xml:space="preserve">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4560" w:type="dxa"/>
            <w:tcBorders>
              <w:top w:val="single" w:sz="4" w:space="0" w:color="auto"/>
              <w:bottom w:val="single" w:sz="4" w:space="0" w:color="auto"/>
            </w:tcBorders>
          </w:tcPr>
          <w:p w14:paraId="0931DB43" w14:textId="4C760DF7" w:rsidR="002B17B1" w:rsidRPr="002D60A8" w:rsidRDefault="00633C1F" w:rsidP="002233B4">
            <w:pPr>
              <w:spacing w:before="60" w:after="60" w:line="240" w:lineRule="auto"/>
              <w:rPr>
                <w:rFonts w:cs="Arial"/>
                <w:sz w:val="18"/>
                <w:szCs w:val="18"/>
              </w:rPr>
            </w:pPr>
            <w:hyperlink r:id="rId43"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 xml:space="preserve">ls, colour profiles, rules, </w:t>
            </w:r>
            <w:proofErr w:type="spellStart"/>
            <w:r w:rsidR="002233B4">
              <w:rPr>
                <w:rFonts w:cs="Arial"/>
                <w:sz w:val="18"/>
                <w:szCs w:val="18"/>
              </w:rPr>
              <w:t>etc</w:t>
            </w:r>
            <w:proofErr w:type="spellEnd"/>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proofErr w:type="spellStart"/>
      <w:r w:rsidR="00E8286A" w:rsidRPr="00177DE2">
        <w:t>pixmaps</w:t>
      </w:r>
      <w:proofErr w:type="spellEnd"/>
      <w:r w:rsidR="00E8286A" w:rsidRPr="00177DE2">
        <w:t>,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1358" w:name="_Toc510785464"/>
      <w:bookmarkStart w:id="1359" w:name="_Toc510784315"/>
      <w:bookmarkStart w:id="1360" w:name="_Toc439685298"/>
      <w:bookmarkStart w:id="1361" w:name="_Toc143083069"/>
      <w:bookmarkEnd w:id="1358"/>
      <w:bookmarkEnd w:id="1359"/>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1360"/>
      <w:bookmarkEnd w:id="1361"/>
    </w:p>
    <w:p w14:paraId="1EB3981F" w14:textId="77777777" w:rsidR="00E73EDF" w:rsidRPr="00177DE2" w:rsidRDefault="007653F1" w:rsidP="005F5259">
      <w:pPr>
        <w:pStyle w:val="Heading2"/>
        <w:tabs>
          <w:tab w:val="clear" w:pos="540"/>
        </w:tabs>
        <w:spacing w:before="120" w:after="200" w:line="240" w:lineRule="auto"/>
        <w:ind w:left="709" w:hanging="709"/>
      </w:pPr>
      <w:bookmarkStart w:id="1362" w:name="_Toc439685299"/>
      <w:bookmarkStart w:id="1363" w:name="_Toc143083070"/>
      <w:r w:rsidRPr="00177DE2">
        <w:t>Introduction</w:t>
      </w:r>
      <w:bookmarkEnd w:id="1362"/>
      <w:bookmarkEnd w:id="1363"/>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364" w:name="_Toc439685300"/>
      <w:bookmarkStart w:id="1365" w:name="_Toc143083071"/>
      <w:r w:rsidRPr="005B73F1">
        <w:t xml:space="preserve">Encoding of </w:t>
      </w:r>
      <w:r w:rsidR="005F5259">
        <w:t>l</w:t>
      </w:r>
      <w:r w:rsidRPr="005B73F1">
        <w:t xml:space="preserve">atitude and </w:t>
      </w:r>
      <w:r w:rsidR="005F5259">
        <w:t>l</w:t>
      </w:r>
      <w:r w:rsidRPr="005B73F1">
        <w:t>ongitude</w:t>
      </w:r>
      <w:bookmarkEnd w:id="1364"/>
      <w:bookmarkEnd w:id="1365"/>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366" w:name="_Toc439685301"/>
      <w:bookmarkStart w:id="1367" w:name="_Toc225065183"/>
      <w:bookmarkStart w:id="1368" w:name="_Toc225648326"/>
      <w:bookmarkStart w:id="1369" w:name="_Toc143083072"/>
      <w:r w:rsidRPr="005B73F1">
        <w:t xml:space="preserve">Encoding of </w:t>
      </w:r>
      <w:r w:rsidR="00B4398F">
        <w:t>d</w:t>
      </w:r>
      <w:r w:rsidRPr="005B73F1">
        <w:t>epths</w:t>
      </w:r>
      <w:bookmarkEnd w:id="1366"/>
      <w:r w:rsidR="00242BA7">
        <w:t xml:space="preserve"> as coordinates</w:t>
      </w:r>
      <w:bookmarkEnd w:id="1369"/>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1367"/>
      <w:bookmarkEnd w:id="1368"/>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lastRenderedPageBreak/>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370" w:name="_Toc225648294"/>
      <w:bookmarkStart w:id="1371" w:name="_Toc225065151"/>
      <w:bookmarkStart w:id="1372" w:name="_Toc439685302"/>
      <w:bookmarkStart w:id="1373" w:name="_Toc143083073"/>
      <w:r w:rsidRPr="005B73F1">
        <w:t xml:space="preserve">Numeric </w:t>
      </w:r>
      <w:r w:rsidR="00B4398F">
        <w:t>a</w:t>
      </w:r>
      <w:r w:rsidRPr="005B73F1">
        <w:t xml:space="preserve">ttribute </w:t>
      </w:r>
      <w:bookmarkEnd w:id="1370"/>
      <w:bookmarkEnd w:id="1371"/>
      <w:r w:rsidR="00B4398F">
        <w:t>e</w:t>
      </w:r>
      <w:r w:rsidRPr="005B73F1">
        <w:t>ncoding</w:t>
      </w:r>
      <w:bookmarkEnd w:id="1372"/>
      <w:bookmarkEnd w:id="1373"/>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1374" w:name="_Toc510784321"/>
      <w:bookmarkStart w:id="1375" w:name="_Toc510785470"/>
      <w:bookmarkStart w:id="1376" w:name="_Toc439685303"/>
      <w:bookmarkStart w:id="1377" w:name="_Toc143083074"/>
      <w:bookmarkEnd w:id="1374"/>
      <w:bookmarkEnd w:id="1375"/>
      <w:r w:rsidRPr="005B73F1">
        <w:t xml:space="preserve">Text </w:t>
      </w:r>
      <w:r w:rsidR="00B4398F">
        <w:t>a</w:t>
      </w:r>
      <w:r w:rsidRPr="005B73F1">
        <w:t xml:space="preserve">ttribute </w:t>
      </w:r>
      <w:r w:rsidR="00B4398F">
        <w:t>v</w:t>
      </w:r>
      <w:r w:rsidRPr="005B73F1">
        <w:t>alues</w:t>
      </w:r>
      <w:bookmarkEnd w:id="1376"/>
      <w:bookmarkEnd w:id="1377"/>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1378" w:name="_Toc517858879"/>
      <w:bookmarkStart w:id="1379" w:name="_Toc519859119"/>
      <w:bookmarkStart w:id="1380" w:name="_Toc521495163"/>
      <w:bookmarkStart w:id="1381" w:name="_Toc527117776"/>
      <w:bookmarkStart w:id="1382" w:name="_Toc527620303"/>
      <w:bookmarkStart w:id="1383" w:name="_Toc529974545"/>
      <w:bookmarkStart w:id="1384" w:name="_Toc517858880"/>
      <w:bookmarkStart w:id="1385" w:name="_Toc519859120"/>
      <w:bookmarkStart w:id="1386" w:name="_Toc521495164"/>
      <w:bookmarkStart w:id="1387" w:name="_Toc527117777"/>
      <w:bookmarkStart w:id="1388" w:name="_Toc527620304"/>
      <w:bookmarkStart w:id="1389" w:name="_Toc529974546"/>
      <w:bookmarkStart w:id="1390" w:name="_Toc517858881"/>
      <w:bookmarkStart w:id="1391" w:name="_Toc519859121"/>
      <w:bookmarkStart w:id="1392" w:name="_Toc521495165"/>
      <w:bookmarkStart w:id="1393" w:name="_Toc527117778"/>
      <w:bookmarkStart w:id="1394" w:name="_Toc527620305"/>
      <w:bookmarkStart w:id="1395" w:name="_Toc529974547"/>
      <w:bookmarkStart w:id="1396" w:name="_Toc517858882"/>
      <w:bookmarkStart w:id="1397" w:name="_Toc519859122"/>
      <w:bookmarkStart w:id="1398" w:name="_Toc521495166"/>
      <w:bookmarkStart w:id="1399" w:name="_Toc527117779"/>
      <w:bookmarkStart w:id="1400" w:name="_Toc527620306"/>
      <w:bookmarkStart w:id="1401" w:name="_Toc529974548"/>
      <w:bookmarkStart w:id="1402" w:name="_Toc517858883"/>
      <w:bookmarkStart w:id="1403" w:name="_Toc519859123"/>
      <w:bookmarkStart w:id="1404" w:name="_Toc521495167"/>
      <w:bookmarkStart w:id="1405" w:name="_Toc527117780"/>
      <w:bookmarkStart w:id="1406" w:name="_Toc527620307"/>
      <w:bookmarkStart w:id="1407" w:name="_Toc529974549"/>
      <w:bookmarkStart w:id="1408" w:name="_Toc517858884"/>
      <w:bookmarkStart w:id="1409" w:name="_Toc519859124"/>
      <w:bookmarkStart w:id="1410" w:name="_Toc521495168"/>
      <w:bookmarkStart w:id="1411" w:name="_Toc527117781"/>
      <w:bookmarkStart w:id="1412" w:name="_Toc527620308"/>
      <w:bookmarkStart w:id="1413" w:name="_Toc529974550"/>
      <w:bookmarkStart w:id="1414" w:name="_Toc517858885"/>
      <w:bookmarkStart w:id="1415" w:name="_Toc519859125"/>
      <w:bookmarkStart w:id="1416" w:name="_Toc521495169"/>
      <w:bookmarkStart w:id="1417" w:name="_Toc527117782"/>
      <w:bookmarkStart w:id="1418" w:name="_Toc527620309"/>
      <w:bookmarkStart w:id="1419" w:name="_Toc529974551"/>
      <w:bookmarkStart w:id="1420" w:name="_Toc517858886"/>
      <w:bookmarkStart w:id="1421" w:name="_Toc519859126"/>
      <w:bookmarkStart w:id="1422" w:name="_Toc521495170"/>
      <w:bookmarkStart w:id="1423" w:name="_Toc527117783"/>
      <w:bookmarkStart w:id="1424" w:name="_Toc527620310"/>
      <w:bookmarkStart w:id="1425" w:name="_Toc529974552"/>
      <w:bookmarkStart w:id="1426" w:name="_Toc517858887"/>
      <w:bookmarkStart w:id="1427" w:name="_Toc519859127"/>
      <w:bookmarkStart w:id="1428" w:name="_Toc521495171"/>
      <w:bookmarkStart w:id="1429" w:name="_Toc527117784"/>
      <w:bookmarkStart w:id="1430" w:name="_Toc527620311"/>
      <w:bookmarkStart w:id="1431" w:name="_Toc529974553"/>
      <w:bookmarkStart w:id="1432" w:name="_Toc510784324"/>
      <w:bookmarkStart w:id="1433" w:name="_Toc510785473"/>
      <w:bookmarkStart w:id="1434" w:name="_Toc439685305"/>
      <w:bookmarkStart w:id="1435" w:name="_Toc143083075"/>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1434"/>
      <w:bookmarkEnd w:id="1435"/>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r>
      <w:proofErr w:type="gramStart"/>
      <w:r w:rsidRPr="005B73F1">
        <w:rPr>
          <w:rFonts w:cs="Arial"/>
          <w:lang w:val="en-AU"/>
        </w:rPr>
        <w:t>that</w:t>
      </w:r>
      <w:proofErr w:type="gramEnd"/>
      <w:r w:rsidRPr="005B73F1">
        <w:rPr>
          <w:rFonts w:cs="Arial"/>
          <w:lang w:val="en-AU"/>
        </w:rPr>
        <w:t xml:space="preserve">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r>
      <w:proofErr w:type="gramStart"/>
      <w:r w:rsidRPr="005B73F1">
        <w:rPr>
          <w:rFonts w:cs="Arial"/>
          <w:lang w:val="en-AU"/>
        </w:rPr>
        <w:t>that</w:t>
      </w:r>
      <w:proofErr w:type="gramEnd"/>
      <w:r w:rsidRPr="005B73F1">
        <w:rPr>
          <w:rFonts w:cs="Arial"/>
          <w:lang w:val="en-AU"/>
        </w:rPr>
        <w:t xml:space="preserve">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1436" w:name="_Toc510785475"/>
      <w:bookmarkStart w:id="1437" w:name="_Toc510784326"/>
      <w:bookmarkStart w:id="1438" w:name="_Toc510785476"/>
      <w:bookmarkStart w:id="1439" w:name="_Toc510784327"/>
      <w:bookmarkStart w:id="1440" w:name="_Toc439685306"/>
      <w:bookmarkStart w:id="1441" w:name="_Toc225648364"/>
      <w:bookmarkStart w:id="1442" w:name="_Toc225065221"/>
      <w:bookmarkStart w:id="1443" w:name="_Toc225648340"/>
      <w:bookmarkStart w:id="1444" w:name="_Toc225065197"/>
      <w:bookmarkStart w:id="1445" w:name="_Toc143083076"/>
      <w:bookmarkEnd w:id="1436"/>
      <w:bookmarkEnd w:id="1437"/>
      <w:bookmarkEnd w:id="1438"/>
      <w:bookmarkEnd w:id="1439"/>
      <w:r w:rsidRPr="005B73F1">
        <w:t>Data Product Delivery</w:t>
      </w:r>
      <w:bookmarkEnd w:id="1440"/>
      <w:bookmarkEnd w:id="1441"/>
      <w:bookmarkEnd w:id="1442"/>
      <w:bookmarkEnd w:id="1445"/>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1446" w:name="_Toc439685307"/>
      <w:bookmarkStart w:id="1447" w:name="_Toc143083077"/>
      <w:r w:rsidRPr="005B73F1">
        <w:t>Introduction</w:t>
      </w:r>
      <w:bookmarkEnd w:id="1446"/>
      <w:bookmarkEnd w:id="1447"/>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1448" w:name="_Toc439685308"/>
      <w:bookmarkStart w:id="1449" w:name="_Toc143083078"/>
      <w:r w:rsidRPr="00AE200A">
        <w:rPr>
          <w:lang w:eastAsia="en-US"/>
        </w:rPr>
        <w:t>Exchange Set</w:t>
      </w:r>
      <w:bookmarkEnd w:id="1448"/>
      <w:bookmarkEnd w:id="1449"/>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proofErr w:type="spellStart"/>
          <w:r w:rsidR="00D66E3F" w:rsidRPr="00555076">
            <w:t>ISOMetadata</w:t>
          </w:r>
          <w:proofErr w:type="spellEnd"/>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1450" w:name="_Toc510784332"/>
      <w:bookmarkStart w:id="1451" w:name="_Toc510785481"/>
      <w:bookmarkStart w:id="1452" w:name="_Toc513198124"/>
      <w:bookmarkStart w:id="1453" w:name="_Toc515440376"/>
      <w:bookmarkStart w:id="1454" w:name="_Toc517858893"/>
      <w:bookmarkStart w:id="1455" w:name="_Toc519859133"/>
      <w:bookmarkStart w:id="1456" w:name="_Toc521495177"/>
      <w:bookmarkStart w:id="1457" w:name="_Toc527117790"/>
      <w:bookmarkStart w:id="1458" w:name="_Toc527620317"/>
      <w:bookmarkStart w:id="1459" w:name="_Toc529974559"/>
      <w:bookmarkStart w:id="1460" w:name="_Toc510784333"/>
      <w:bookmarkStart w:id="1461" w:name="_Toc510785482"/>
      <w:bookmarkStart w:id="1462" w:name="_Toc513198125"/>
      <w:bookmarkStart w:id="1463" w:name="_Toc515440377"/>
      <w:bookmarkStart w:id="1464" w:name="_Toc517858894"/>
      <w:bookmarkStart w:id="1465" w:name="_Toc519859134"/>
      <w:bookmarkStart w:id="1466" w:name="_Toc521495178"/>
      <w:bookmarkStart w:id="1467" w:name="_Toc527117791"/>
      <w:bookmarkStart w:id="1468" w:name="_Toc527620318"/>
      <w:bookmarkStart w:id="1469" w:name="_Toc529974560"/>
      <w:bookmarkStart w:id="1470" w:name="_Toc510785483"/>
      <w:bookmarkStart w:id="1471" w:name="_Toc510784334"/>
      <w:bookmarkStart w:id="1472" w:name="_Toc513198126"/>
      <w:bookmarkStart w:id="1473" w:name="_Toc515440378"/>
      <w:bookmarkStart w:id="1474" w:name="_Toc517858895"/>
      <w:bookmarkStart w:id="1475" w:name="_Toc519859135"/>
      <w:bookmarkStart w:id="1476" w:name="_Toc521495179"/>
      <w:bookmarkStart w:id="1477" w:name="_Toc527117792"/>
      <w:bookmarkStart w:id="1478" w:name="_Toc527620319"/>
      <w:bookmarkStart w:id="1479" w:name="_Toc529974561"/>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1480" w:name="_Toc510784336"/>
      <w:bookmarkStart w:id="1481" w:name="_Toc510785485"/>
      <w:bookmarkStart w:id="1482" w:name="_Toc513198128"/>
      <w:bookmarkStart w:id="1483" w:name="_Toc515440380"/>
      <w:bookmarkStart w:id="1484" w:name="_Toc517858897"/>
      <w:bookmarkStart w:id="1485" w:name="_Toc519859137"/>
      <w:bookmarkStart w:id="1486" w:name="_Toc521495181"/>
      <w:bookmarkStart w:id="1487" w:name="_Toc527117794"/>
      <w:bookmarkStart w:id="1488" w:name="_Toc527620321"/>
      <w:bookmarkStart w:id="1489" w:name="_Toc529974563"/>
      <w:bookmarkStart w:id="1490" w:name="_Toc510785486"/>
      <w:bookmarkStart w:id="1491" w:name="_Toc510784337"/>
      <w:bookmarkStart w:id="1492" w:name="_Toc513198129"/>
      <w:bookmarkStart w:id="1493" w:name="_Toc515440381"/>
      <w:bookmarkStart w:id="1494" w:name="_Toc517858898"/>
      <w:bookmarkStart w:id="1495" w:name="_Toc519859138"/>
      <w:bookmarkStart w:id="1496" w:name="_Toc521495182"/>
      <w:bookmarkStart w:id="1497" w:name="_Toc527117795"/>
      <w:bookmarkStart w:id="1498" w:name="_Toc527620322"/>
      <w:bookmarkStart w:id="1499" w:name="_Toc529974564"/>
      <w:bookmarkStart w:id="1500" w:name="_Toc510784338"/>
      <w:bookmarkStart w:id="1501" w:name="_Toc510785487"/>
      <w:bookmarkStart w:id="1502" w:name="_Toc513198130"/>
      <w:bookmarkStart w:id="1503" w:name="_Toc515440382"/>
      <w:bookmarkStart w:id="1504" w:name="_Toc517858899"/>
      <w:bookmarkStart w:id="1505" w:name="_Toc519859139"/>
      <w:bookmarkStart w:id="1506" w:name="_Toc521495183"/>
      <w:bookmarkStart w:id="1507" w:name="_Toc527117796"/>
      <w:bookmarkStart w:id="1508" w:name="_Toc527620323"/>
      <w:bookmarkStart w:id="1509" w:name="_Toc529974565"/>
      <w:bookmarkStart w:id="1510" w:name="_Toc510785488"/>
      <w:bookmarkStart w:id="1511" w:name="_Toc510784339"/>
      <w:bookmarkStart w:id="1512" w:name="_Toc513198131"/>
      <w:bookmarkStart w:id="1513" w:name="_Toc515440383"/>
      <w:bookmarkStart w:id="1514" w:name="_Toc517858900"/>
      <w:bookmarkStart w:id="1515" w:name="_Toc519859140"/>
      <w:bookmarkStart w:id="1516" w:name="_Toc521495184"/>
      <w:bookmarkStart w:id="1517" w:name="_Toc527117797"/>
      <w:bookmarkStart w:id="1518" w:name="_Toc527620324"/>
      <w:bookmarkStart w:id="1519" w:name="_Toc529974566"/>
      <w:bookmarkStart w:id="1520" w:name="_Toc439685309"/>
      <w:bookmarkStart w:id="1521" w:name="_Toc1430830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r w:rsidRPr="000F0F0F">
        <w:rPr>
          <w:lang w:eastAsia="en-US"/>
        </w:rPr>
        <w:t>Dataset</w:t>
      </w:r>
      <w:bookmarkEnd w:id="1520"/>
      <w:bookmarkEnd w:id="1521"/>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1522" w:name="_Toc225648341"/>
      <w:bookmarkStart w:id="1523" w:name="_Toc225648342"/>
      <w:bookmarkStart w:id="1524" w:name="_Toc439685310"/>
      <w:bookmarkStart w:id="1525" w:name="_Toc143083080"/>
      <w:r w:rsidRPr="000F0F0F">
        <w:rPr>
          <w:lang w:eastAsia="en-US"/>
        </w:rPr>
        <w:t>Datasets</w:t>
      </w:r>
      <w:bookmarkEnd w:id="1522"/>
      <w:bookmarkEnd w:id="1523"/>
      <w:bookmarkEnd w:id="1524"/>
      <w:bookmarkEnd w:id="1525"/>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57E375C3"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can also be ENC data that has previously been produced for this area and at the same maximum 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w:t>
      </w:r>
      <w:r w:rsidR="00734289" w:rsidRPr="00734289">
        <w:rPr>
          <w:rFonts w:eastAsia="Times New Roman" w:cs="Arial"/>
          <w:lang w:eastAsia="en-US"/>
        </w:rPr>
        <w:lastRenderedPageBreak/>
        <w:t>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1526" w:name="_Toc510785491"/>
      <w:bookmarkStart w:id="1527" w:name="_Toc510784342"/>
      <w:bookmarkStart w:id="1528" w:name="_Toc225065200"/>
      <w:bookmarkStart w:id="1529" w:name="_Toc439685311"/>
      <w:bookmarkStart w:id="1530" w:name="_Toc225648343"/>
      <w:bookmarkStart w:id="1531" w:name="_Toc143083081"/>
      <w:bookmarkEnd w:id="1526"/>
      <w:bookmarkEnd w:id="1527"/>
      <w:r w:rsidRPr="000F0F0F">
        <w:rPr>
          <w:lang w:eastAsia="en-US"/>
        </w:rPr>
        <w:t>Dataset file naming</w:t>
      </w:r>
      <w:bookmarkEnd w:id="1528"/>
      <w:bookmarkEnd w:id="1529"/>
      <w:bookmarkEnd w:id="1530"/>
      <w:bookmarkEnd w:id="1531"/>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w:t>
      </w:r>
      <w:proofErr w:type="gramStart"/>
      <w:r w:rsidRPr="000F0F0F">
        <w:rPr>
          <w:rFonts w:eastAsia="Times New Roman" w:cs="Arial"/>
          <w:lang w:eastAsia="en-US"/>
        </w:rPr>
        <w:t>the</w:t>
      </w:r>
      <w:proofErr w:type="gramEnd"/>
      <w:r w:rsidRPr="000F0F0F">
        <w:rPr>
          <w:rFonts w:eastAsia="Times New Roman" w:cs="Arial"/>
          <w:lang w:eastAsia="en-US"/>
        </w:rPr>
        <w:t xml:space="preserve"> first 3 characters </w:t>
      </w:r>
      <w:r w:rsidR="00E50706" w:rsidRPr="000F0F0F">
        <w:rPr>
          <w:rFonts w:eastAsia="Times New Roman" w:cs="Arial"/>
          <w:lang w:eastAsia="en-US"/>
        </w:rPr>
        <w:t>identify the dataset as an S-101 dataset (mandatory).</w:t>
      </w:r>
    </w:p>
    <w:p w14:paraId="55206A9B" w14:textId="47D44D76"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commentRangeStart w:id="1532"/>
      <w:ins w:id="1533" w:author="Teh Stand" w:date="2023-07-13T11:45:00Z">
        <w:r w:rsidR="003337E7" w:rsidRPr="003337E7">
          <w:rPr>
            <w:rFonts w:eastAsia="Times New Roman" w:cs="Arial"/>
            <w:lang w:val="en-AU" w:eastAsia="en-US"/>
          </w:rPr>
          <w:t xml:space="preserve">Producer </w:t>
        </w:r>
      </w:ins>
      <w:ins w:id="1534" w:author="Teh Stand" w:date="2023-08-16T12:25:00Z">
        <w:r w:rsidR="001A0194">
          <w:rPr>
            <w:rFonts w:eastAsia="Times New Roman" w:cs="Arial"/>
            <w:lang w:val="en-AU" w:eastAsia="en-US"/>
          </w:rPr>
          <w:t>C</w:t>
        </w:r>
      </w:ins>
      <w:ins w:id="1535" w:author="Teh Stand" w:date="2023-07-13T11:45:00Z">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ins>
      <w:ins w:id="1536" w:author="Teh Stand" w:date="2023-07-13T11:46:00Z">
        <w:r w:rsidR="003337E7">
          <w:rPr>
            <w:rFonts w:eastAsia="Times New Roman" w:cs="Arial"/>
            <w:lang w:val="en-AU" w:eastAsia="en-US"/>
          </w:rPr>
          <w:t>)</w:t>
        </w:r>
      </w:ins>
      <w:ins w:id="1537" w:author="Teh Stand" w:date="2023-07-13T11:45:00Z">
        <w:r w:rsidR="003337E7" w:rsidRPr="003337E7">
          <w:rPr>
            <w:rFonts w:eastAsia="Times New Roman" w:cs="Arial"/>
            <w:lang w:val="en-AU" w:eastAsia="en-US"/>
          </w:rPr>
          <w:t xml:space="preserve"> Registry</w:t>
        </w:r>
      </w:ins>
      <w:ins w:id="1538" w:author="Teh Stand" w:date="2023-07-13T11:46:00Z">
        <w:r w:rsidR="003337E7">
          <w:rPr>
            <w:rFonts w:eastAsia="Times New Roman" w:cs="Arial"/>
            <w:lang w:val="en-AU" w:eastAsia="en-US"/>
          </w:rPr>
          <w:t>,</w:t>
        </w:r>
      </w:ins>
      <w:ins w:id="1539" w:author="Teh Stand" w:date="2023-07-13T11:45:00Z">
        <w:r w:rsidR="003337E7" w:rsidRPr="003337E7">
          <w:rPr>
            <w:rFonts w:eastAsia="Times New Roman" w:cs="Arial"/>
            <w:lang w:val="en-AU" w:eastAsia="en-US"/>
          </w:rPr>
          <w:t xml:space="preserve"> Producer Code Register</w:t>
        </w:r>
      </w:ins>
      <w:ins w:id="1540" w:author="Teh Stand" w:date="2023-07-13T11:46:00Z">
        <w:r w:rsidR="003337E7">
          <w:rPr>
            <w:rFonts w:eastAsia="Times New Roman" w:cs="Arial"/>
            <w:lang w:val="en-AU" w:eastAsia="en-US"/>
          </w:rPr>
          <w:t>;</w:t>
        </w:r>
      </w:ins>
      <w:ins w:id="1541" w:author="Teh Stand" w:date="2023-07-13T11:45:00Z">
        <w:r w:rsidR="003337E7" w:rsidRPr="003337E7">
          <w:rPr>
            <w:rFonts w:eastAsia="Times New Roman" w:cs="Arial"/>
            <w:lang w:val="en-AU" w:eastAsia="en-US"/>
          </w:rPr>
          <w:t xml:space="preserve"> and conform to its rules. </w:t>
        </w:r>
      </w:ins>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del w:id="1542" w:author="Teh Stand" w:date="2023-07-13T11:44:00Z">
        <w:r w:rsidR="007935E1" w:rsidRPr="000F0F0F" w:rsidDel="003337E7">
          <w:rPr>
            <w:rFonts w:eastAsia="Times New Roman" w:cs="Arial"/>
            <w:lang w:eastAsia="en-US"/>
          </w:rPr>
          <w:delText xml:space="preserve"> for the sixth and seventh characters of the dataset file name</w:delText>
        </w:r>
      </w:del>
      <w:r w:rsidR="007935E1" w:rsidRPr="000F0F0F">
        <w:rPr>
          <w:rFonts w:eastAsia="Times New Roman" w:cs="Arial"/>
          <w:lang w:eastAsia="en-US"/>
        </w:rPr>
        <w:t xml:space="preserve">, </w:t>
      </w:r>
      <w:commentRangeEnd w:id="1532"/>
      <w:r w:rsidR="003337E7">
        <w:rPr>
          <w:rStyle w:val="CommentReference"/>
        </w:rPr>
        <w:commentReference w:id="1532"/>
      </w:r>
      <w:r w:rsidR="007935E1" w:rsidRPr="000F0F0F">
        <w:rPr>
          <w:rFonts w:eastAsia="Times New Roman" w:cs="Arial"/>
          <w:lang w:eastAsia="en-US"/>
        </w:rPr>
        <w:t>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1543" w:name="_Toc510785493"/>
      <w:bookmarkStart w:id="1544" w:name="_Toc510784344"/>
      <w:bookmarkStart w:id="1545" w:name="_Toc513198135"/>
      <w:bookmarkStart w:id="1546" w:name="_Toc515440387"/>
      <w:bookmarkStart w:id="1547" w:name="_Toc517858904"/>
      <w:bookmarkStart w:id="1548" w:name="_Toc519859144"/>
      <w:bookmarkStart w:id="1549" w:name="_Toc521495188"/>
      <w:bookmarkStart w:id="1550" w:name="_Toc527117801"/>
      <w:bookmarkStart w:id="1551" w:name="_Toc527620328"/>
      <w:bookmarkStart w:id="1552" w:name="_Toc529974570"/>
      <w:bookmarkStart w:id="1553" w:name="_Toc510784345"/>
      <w:bookmarkStart w:id="1554" w:name="_Toc510785494"/>
      <w:bookmarkStart w:id="1555" w:name="_Toc513198136"/>
      <w:bookmarkStart w:id="1556" w:name="_Toc515440388"/>
      <w:bookmarkStart w:id="1557" w:name="_Toc517858905"/>
      <w:bookmarkStart w:id="1558" w:name="_Toc519859145"/>
      <w:bookmarkStart w:id="1559" w:name="_Toc521495189"/>
      <w:bookmarkStart w:id="1560" w:name="_Toc527117802"/>
      <w:bookmarkStart w:id="1561" w:name="_Toc527620329"/>
      <w:bookmarkStart w:id="1562" w:name="_Toc529974571"/>
      <w:bookmarkStart w:id="1563" w:name="_Toc439685312"/>
      <w:bookmarkStart w:id="1564" w:name="_Toc14308308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1563"/>
      <w:bookmarkEnd w:id="1564"/>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proofErr w:type="gramStart"/>
      <w:r w:rsidR="00B658F6" w:rsidRPr="000F0F0F">
        <w:t>W</w:t>
      </w:r>
      <w:r w:rsidRPr="000F0F0F">
        <w:t>hen</w:t>
      </w:r>
      <w:proofErr w:type="gramEnd"/>
      <w:r w:rsidRPr="000F0F0F">
        <w:t xml:space="preserve">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pdate number 1</w:t>
      </w:r>
      <w:proofErr w:type="gramStart"/>
      <w:r w:rsidRPr="000F0F0F">
        <w:t xml:space="preserve">. </w:t>
      </w:r>
      <w:r w:rsidR="00EE6A75" w:rsidRPr="000F0F0F">
        <w:t xml:space="preserve"> </w:t>
      </w:r>
      <w:proofErr w:type="gramEnd"/>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1565" w:name="_Toc439685313"/>
      <w:bookmarkStart w:id="1566" w:name="_Toc143083083"/>
      <w:r w:rsidRPr="00EE1D62">
        <w:rPr>
          <w:lang w:eastAsia="en-US"/>
        </w:rPr>
        <w:t xml:space="preserve">Support </w:t>
      </w:r>
      <w:r w:rsidR="00EB36AC">
        <w:rPr>
          <w:lang w:eastAsia="en-US"/>
        </w:rPr>
        <w:t>f</w:t>
      </w:r>
      <w:r w:rsidRPr="00EE1D62">
        <w:rPr>
          <w:lang w:eastAsia="en-US"/>
        </w:rPr>
        <w:t>iles</w:t>
      </w:r>
      <w:bookmarkEnd w:id="1565"/>
      <w:bookmarkEnd w:id="1566"/>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lastRenderedPageBreak/>
        <w:t>Text files must contain only general text as defined by this standard</w:t>
      </w:r>
      <w:r w:rsidR="0055057E">
        <w:t xml:space="preserve"> (t</w:t>
      </w:r>
      <w:r w:rsidR="0055057E" w:rsidRPr="0055057E">
        <w:t xml:space="preserve">ext consisting only of printable characters and without HTML, XML, or other </w:t>
      </w:r>
      <w:proofErr w:type="spellStart"/>
      <w:r w:rsidR="0055057E" w:rsidRPr="0055057E">
        <w:t>markup</w:t>
      </w:r>
      <w:proofErr w:type="spellEnd"/>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w:t>
            </w:r>
            <w:proofErr w:type="spellStart"/>
            <w:r w:rsidRPr="00EE1D62">
              <w:rPr>
                <w:rFonts w:ascii="Arial" w:hAnsi="Arial" w:cs="Arial"/>
                <w:sz w:val="18"/>
                <w:szCs w:val="18"/>
              </w:rPr>
              <w:t>Javascript</w:t>
            </w:r>
            <w:proofErr w:type="spellEnd"/>
            <w:r w:rsidRPr="00EE1D62">
              <w:rPr>
                <w:rFonts w:ascii="Arial" w:hAnsi="Arial" w:cs="Arial"/>
                <w:sz w:val="18"/>
                <w:szCs w:val="18"/>
              </w:rPr>
              <w:t xml:space="preserve">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1567" w:name="_Toc510784348"/>
      <w:bookmarkStart w:id="1568" w:name="_Toc510785497"/>
      <w:bookmarkStart w:id="1569" w:name="_Toc226430998"/>
      <w:bookmarkStart w:id="1570" w:name="_Toc225065202"/>
      <w:bookmarkStart w:id="1571" w:name="_Toc439685314"/>
      <w:bookmarkStart w:id="1572" w:name="_Toc225648345"/>
      <w:bookmarkStart w:id="1573" w:name="_Toc143083084"/>
      <w:bookmarkEnd w:id="1567"/>
      <w:bookmarkEnd w:id="1568"/>
      <w:r w:rsidRPr="00EE1D62">
        <w:t xml:space="preserve">Support </w:t>
      </w:r>
      <w:r w:rsidR="00D24503">
        <w:t>f</w:t>
      </w:r>
      <w:r w:rsidR="00D24503" w:rsidRPr="00EE1D62">
        <w:t xml:space="preserve">ile </w:t>
      </w:r>
      <w:r w:rsidRPr="00EE1D62">
        <w:t>Naming</w:t>
      </w:r>
      <w:bookmarkEnd w:id="1569"/>
      <w:bookmarkEnd w:id="1570"/>
      <w:bookmarkEnd w:id="1571"/>
      <w:bookmarkEnd w:id="1572"/>
      <w:bookmarkEnd w:id="1573"/>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w:t>
      </w:r>
      <w:proofErr w:type="gramStart"/>
      <w:r w:rsidRPr="00EE1D62">
        <w:rPr>
          <w:rFonts w:eastAsia="Times New Roman" w:cs="Arial"/>
          <w:lang w:eastAsia="en-US"/>
        </w:rPr>
        <w:t>the</w:t>
      </w:r>
      <w:proofErr w:type="gramEnd"/>
      <w:r w:rsidRPr="00EE1D62">
        <w:rPr>
          <w:rFonts w:eastAsia="Times New Roman" w:cs="Arial"/>
          <w:lang w:eastAsia="en-US"/>
        </w:rPr>
        <w:t xml:space="preserv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1574" w:name="_Toc510784350"/>
      <w:bookmarkStart w:id="1575" w:name="_Toc510785499"/>
      <w:bookmarkStart w:id="1576" w:name="_Toc513198140"/>
      <w:bookmarkStart w:id="1577" w:name="_Toc515440392"/>
      <w:bookmarkStart w:id="1578" w:name="_Toc517858909"/>
      <w:bookmarkStart w:id="1579" w:name="_Toc519859149"/>
      <w:bookmarkStart w:id="1580" w:name="_Toc521495193"/>
      <w:bookmarkStart w:id="1581" w:name="_Toc527117806"/>
      <w:bookmarkStart w:id="1582" w:name="_Toc527620333"/>
      <w:bookmarkStart w:id="1583" w:name="_Toc529974575"/>
      <w:bookmarkStart w:id="1584" w:name="_Toc510784351"/>
      <w:bookmarkStart w:id="1585" w:name="_Toc510785500"/>
      <w:bookmarkStart w:id="1586" w:name="_Toc513198141"/>
      <w:bookmarkStart w:id="1587" w:name="_Toc515440393"/>
      <w:bookmarkStart w:id="1588" w:name="_Toc517858910"/>
      <w:bookmarkStart w:id="1589" w:name="_Toc519859150"/>
      <w:bookmarkStart w:id="1590" w:name="_Toc521495194"/>
      <w:bookmarkStart w:id="1591" w:name="_Toc527117807"/>
      <w:bookmarkStart w:id="1592" w:name="_Toc527620334"/>
      <w:bookmarkStart w:id="1593" w:name="_Toc529974576"/>
      <w:bookmarkStart w:id="1594" w:name="_Toc510785501"/>
      <w:bookmarkStart w:id="1595" w:name="_Toc510784352"/>
      <w:bookmarkStart w:id="1596" w:name="_Toc513198142"/>
      <w:bookmarkStart w:id="1597" w:name="_Toc515440394"/>
      <w:bookmarkStart w:id="1598" w:name="_Toc517858911"/>
      <w:bookmarkStart w:id="1599" w:name="_Toc519859151"/>
      <w:bookmarkStart w:id="1600" w:name="_Toc521495195"/>
      <w:bookmarkStart w:id="1601" w:name="_Toc527117808"/>
      <w:bookmarkStart w:id="1602" w:name="_Toc527620335"/>
      <w:bookmarkStart w:id="1603" w:name="_Toc529974577"/>
      <w:bookmarkStart w:id="1604" w:name="_Toc439685315"/>
      <w:bookmarkStart w:id="1605" w:name="_Toc143083085"/>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1604"/>
      <w:bookmarkEnd w:id="1605"/>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lastRenderedPageBreak/>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lastRenderedPageBreak/>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1606" w:name="_Toc143083086"/>
      <w:r>
        <w:rPr>
          <w:lang w:eastAsia="en-US"/>
        </w:rPr>
        <w:t>Associated XML Metadata file</w:t>
      </w:r>
      <w:bookmarkEnd w:id="1606"/>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lastRenderedPageBreak/>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1607" w:name="_Toc517858913"/>
      <w:bookmarkStart w:id="1608" w:name="_Toc519859153"/>
      <w:bookmarkStart w:id="1609" w:name="_Toc521495197"/>
      <w:bookmarkStart w:id="1610" w:name="_Toc527117810"/>
      <w:bookmarkStart w:id="1611" w:name="_Toc527620337"/>
      <w:bookmarkStart w:id="1612" w:name="_Toc529974579"/>
      <w:bookmarkStart w:id="1613" w:name="_Toc439685316"/>
      <w:bookmarkStart w:id="1614" w:name="_Toc143083087"/>
      <w:bookmarkEnd w:id="1607"/>
      <w:bookmarkEnd w:id="1608"/>
      <w:bookmarkEnd w:id="1609"/>
      <w:bookmarkEnd w:id="1610"/>
      <w:bookmarkEnd w:id="1611"/>
      <w:bookmarkEnd w:id="1612"/>
      <w:r w:rsidRPr="00EC74DC">
        <w:rPr>
          <w:lang w:eastAsia="en-US"/>
        </w:rPr>
        <w:t xml:space="preserve">S-101 </w:t>
      </w:r>
      <w:r w:rsidR="007653F1" w:rsidRPr="00EC74DC">
        <w:rPr>
          <w:lang w:eastAsia="en-US"/>
        </w:rPr>
        <w:t>Exchange Catalogue</w:t>
      </w:r>
      <w:bookmarkEnd w:id="1613"/>
      <w:bookmarkEnd w:id="1614"/>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1443"/>
      <w:bookmarkEnd w:id="1444"/>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1615" w:name="_Toc510784355"/>
      <w:bookmarkStart w:id="1616" w:name="_Toc510785504"/>
      <w:bookmarkStart w:id="1617" w:name="_Toc439685317"/>
      <w:bookmarkStart w:id="1618" w:name="_Toc143083088"/>
      <w:bookmarkEnd w:id="1615"/>
      <w:bookmarkEnd w:id="1616"/>
      <w:r w:rsidRPr="00EC74DC">
        <w:t>Data integrity and encryption</w:t>
      </w:r>
      <w:bookmarkEnd w:id="1617"/>
      <w:bookmarkEnd w:id="1618"/>
    </w:p>
    <w:p w14:paraId="718A55B6" w14:textId="30EC0C5F"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del w:id="1619" w:author="Teh Stand" w:date="2023-06-20T11:33:00Z">
        <w:r w:rsidR="006D018A" w:rsidRPr="00EC74DC" w:rsidDel="006F500C">
          <w:delText>.</w:delText>
        </w:r>
      </w:del>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620" w:name="_Toc510784360"/>
      <w:bookmarkStart w:id="1621" w:name="_Toc510785509"/>
      <w:bookmarkEnd w:id="1620"/>
      <w:bookmarkEnd w:id="1621"/>
    </w:p>
    <w:p w14:paraId="5C9C4538" w14:textId="77777777" w:rsidR="00E73EDF" w:rsidRPr="00EC74DC" w:rsidRDefault="007653F1" w:rsidP="00507FDE">
      <w:pPr>
        <w:pStyle w:val="Heading1"/>
        <w:tabs>
          <w:tab w:val="clear" w:pos="400"/>
        </w:tabs>
        <w:spacing w:before="120" w:after="200" w:line="240" w:lineRule="auto"/>
        <w:ind w:left="567" w:hanging="567"/>
      </w:pPr>
      <w:bookmarkStart w:id="1622" w:name="_Toc225648311"/>
      <w:bookmarkStart w:id="1623" w:name="_Toc225065168"/>
      <w:bookmarkStart w:id="1624" w:name="_Toc439685322"/>
      <w:bookmarkStart w:id="1625" w:name="_Toc143083089"/>
      <w:r w:rsidRPr="00EC74DC">
        <w:t>Metadata</w:t>
      </w:r>
      <w:bookmarkEnd w:id="1622"/>
      <w:bookmarkEnd w:id="1623"/>
      <w:bookmarkEnd w:id="1624"/>
      <w:bookmarkEnd w:id="1625"/>
    </w:p>
    <w:p w14:paraId="72185015" w14:textId="77777777" w:rsidR="00E73EDF" w:rsidRPr="00EC74DC" w:rsidRDefault="007653F1" w:rsidP="00507FDE">
      <w:pPr>
        <w:pStyle w:val="Heading2"/>
        <w:tabs>
          <w:tab w:val="clear" w:pos="540"/>
        </w:tabs>
        <w:spacing w:before="120" w:after="200" w:line="240" w:lineRule="auto"/>
        <w:ind w:left="709" w:hanging="709"/>
      </w:pPr>
      <w:bookmarkStart w:id="1626" w:name="_Toc439685323"/>
      <w:bookmarkStart w:id="1627" w:name="_Toc143083090"/>
      <w:r w:rsidRPr="00EC74DC">
        <w:t>Introduction</w:t>
      </w:r>
      <w:bookmarkEnd w:id="1626"/>
      <w:bookmarkEnd w:id="1627"/>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8"/>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1628" w:name="_Toc510784364"/>
      <w:bookmarkStart w:id="1629" w:name="_Toc510785513"/>
      <w:bookmarkStart w:id="1630" w:name="_Toc439685324"/>
      <w:bookmarkStart w:id="1631" w:name="_Toc143083091"/>
      <w:bookmarkEnd w:id="1628"/>
      <w:bookmarkEnd w:id="1629"/>
      <w:r w:rsidRPr="00651940">
        <w:lastRenderedPageBreak/>
        <w:t>S100</w:t>
      </w:r>
      <w:r w:rsidR="007653F1" w:rsidRPr="00651940">
        <w:t>_ExchangeCatalogue</w:t>
      </w:r>
      <w:bookmarkEnd w:id="1630"/>
      <w:bookmarkEnd w:id="1631"/>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proofErr w:type="spellStart"/>
            <w:r w:rsidRPr="00651940">
              <w:rPr>
                <w:rFonts w:cs="Arial"/>
                <w:b/>
                <w:bCs/>
                <w:sz w:val="16"/>
                <w:szCs w:val="16"/>
                <w:lang w:val="en-AU" w:eastAsia="en-US"/>
              </w:rPr>
              <w:t>Mult</w:t>
            </w:r>
            <w:proofErr w:type="spellEnd"/>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proofErr w:type="spellStart"/>
            <w:r w:rsidRPr="00651940">
              <w:rPr>
                <w:rFonts w:cs="Arial"/>
                <w:sz w:val="16"/>
                <w:szCs w:val="16"/>
                <w:lang w:val="fr-FR" w:eastAsia="en-US"/>
              </w:rPr>
              <w:t>Uniquely</w:t>
            </w:r>
            <w:proofErr w:type="spellEnd"/>
            <w:r w:rsidRPr="00651940">
              <w:rPr>
                <w:rFonts w:cs="Arial"/>
                <w:sz w:val="16"/>
                <w:szCs w:val="16"/>
                <w:lang w:val="fr-FR" w:eastAsia="en-US"/>
              </w:rPr>
              <w:t xml:space="preserve"> identifies </w:t>
            </w:r>
            <w:proofErr w:type="spellStart"/>
            <w:r w:rsidRPr="00651940">
              <w:rPr>
                <w:rFonts w:cs="Arial"/>
                <w:sz w:val="16"/>
                <w:szCs w:val="16"/>
                <w:lang w:val="fr-FR" w:eastAsia="en-US"/>
              </w:rPr>
              <w:t>this</w:t>
            </w:r>
            <w:proofErr w:type="spellEnd"/>
            <w:r w:rsidRPr="00651940">
              <w:rPr>
                <w:rFonts w:cs="Arial"/>
                <w:sz w:val="16"/>
                <w:szCs w:val="16"/>
                <w:lang w:val="fr-FR" w:eastAsia="en-US"/>
              </w:rPr>
              <w:t xml:space="preserve">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productSpecification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roofErr w:type="gramStart"/>
            <w:r w:rsidR="00E170AC">
              <w:rPr>
                <w:rFonts w:cs="Arial"/>
                <w:sz w:val="16"/>
                <w:szCs w:val="16"/>
                <w:lang w:val="en-AU" w:eastAsia="en-US"/>
              </w:rPr>
              <w:t>,</w:t>
            </w:r>
            <w:r w:rsidR="00E422B2">
              <w:rPr>
                <w:rFonts w:cs="Arial"/>
                <w:sz w:val="16"/>
                <w:szCs w:val="16"/>
                <w:lang w:val="en-AU" w:eastAsia="en-US"/>
              </w:rPr>
              <w:t>.</w:t>
            </w:r>
            <w:proofErr w:type="gramEnd"/>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proofErr w:type="spellStart"/>
            <w:r>
              <w:rPr>
                <w:rFonts w:cs="Arial"/>
                <w:sz w:val="16"/>
                <w:szCs w:val="16"/>
                <w:lang w:val="en-AU" w:eastAsia="en-US"/>
              </w:rPr>
              <w:t>defaultLocale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proofErr w:type="spellStart"/>
            <w:r>
              <w:rPr>
                <w:rFonts w:cs="Arial"/>
                <w:sz w:val="16"/>
                <w:szCs w:val="16"/>
                <w:lang w:val="en-AU" w:eastAsia="en-US"/>
              </w:rPr>
              <w:t>otherLocale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exchangeCatalogueDescription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exchangeCatalogueComment</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commentRangeStart w:id="1632"/>
            <w:ins w:id="1633" w:author="Teh Stand" w:date="2023-07-24T13:49:00Z">
              <w:r w:rsidR="002912FE">
                <w:rPr>
                  <w:rFonts w:cs="Arial"/>
                  <w:sz w:val="16"/>
                  <w:szCs w:val="16"/>
                </w:rPr>
                <w:t>Type</w:t>
              </w:r>
            </w:ins>
            <w:commentRangeEnd w:id="1632"/>
            <w:ins w:id="1634" w:author="Teh Stand" w:date="2023-07-24T13:50:00Z">
              <w:r w:rsidR="002912FE">
                <w:rPr>
                  <w:rStyle w:val="CommentReference"/>
                </w:rPr>
                <w:commentReference w:id="1632"/>
              </w:r>
            </w:ins>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proofErr w:type="spellStart"/>
            <w:r>
              <w:rPr>
                <w:rFonts w:cs="Arial"/>
                <w:sz w:val="16"/>
                <w:szCs w:val="16"/>
                <w:lang w:val="en-AU"/>
              </w:rPr>
              <w:t>dataServerIdentifier</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proofErr w:type="spellStart"/>
            <w:r w:rsidRPr="00651940">
              <w:rPr>
                <w:rFonts w:cs="Arial"/>
                <w:sz w:val="16"/>
                <w:szCs w:val="16"/>
                <w:lang w:val="en-AU"/>
              </w:rPr>
              <w:t>CharacterString</w:t>
            </w:r>
            <w:proofErr w:type="spellEnd"/>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datasetDiscoveryMetadata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proofErr w:type="spellStart"/>
            <w:r>
              <w:rPr>
                <w:rFonts w:cs="Arial"/>
                <w:sz w:val="16"/>
                <w:szCs w:val="16"/>
              </w:rPr>
              <w:t>catalogueDiscoveryMetadata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supportFileDiscoveryMetadata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proofErr w:type="spellStart"/>
            <w:r w:rsidRPr="00651940">
              <w:rPr>
                <w:b/>
                <w:sz w:val="16"/>
                <w:szCs w:val="16"/>
                <w:lang w:val="en-AU" w:eastAsia="ar-SA"/>
              </w:rPr>
              <w:t>Mult</w:t>
            </w:r>
            <w:proofErr w:type="spellEnd"/>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commentRangeStart w:id="1635"/>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commentRangeEnd w:id="1635"/>
            <w:r w:rsidR="00393B21">
              <w:rPr>
                <w:rStyle w:val="CommentReference"/>
              </w:rPr>
              <w:commentReference w:id="1635"/>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2153ED7F" w:rsidR="00E73EDF" w:rsidRPr="00651940" w:rsidRDefault="002912FE" w:rsidP="002912FE">
            <w:pPr>
              <w:keepNext/>
              <w:suppressAutoHyphens/>
              <w:snapToGrid w:val="0"/>
              <w:spacing w:before="60" w:after="60" w:line="240" w:lineRule="auto"/>
              <w:jc w:val="left"/>
              <w:rPr>
                <w:b/>
                <w:bCs/>
                <w:sz w:val="16"/>
                <w:szCs w:val="16"/>
                <w:lang w:val="en-AU" w:eastAsia="ar-SA"/>
              </w:rPr>
            </w:pPr>
            <w:commentRangeStart w:id="1636"/>
            <w:ins w:id="1637" w:author="Teh Stand" w:date="2023-07-24T13:53:00Z">
              <w:r>
                <w:rPr>
                  <w:sz w:val="16"/>
                  <w:szCs w:val="16"/>
                </w:rPr>
                <w:t xml:space="preserve">The concatenation of identifier and </w:t>
              </w:r>
              <w:proofErr w:type="spellStart"/>
              <w:r>
                <w:rPr>
                  <w:sz w:val="16"/>
                  <w:szCs w:val="16"/>
                </w:rPr>
                <w:t>dateTime</w:t>
              </w:r>
              <w:proofErr w:type="spellEnd"/>
              <w:r>
                <w:rPr>
                  <w:sz w:val="16"/>
                  <w:szCs w:val="16"/>
                </w:rPr>
                <w:t xml:space="preserve"> form the unique name</w:t>
              </w:r>
            </w:ins>
            <w:commentRangeEnd w:id="1636"/>
            <w:ins w:id="1638" w:author="Teh Stand" w:date="2023-07-24T13:54:00Z">
              <w:r>
                <w:rPr>
                  <w:rStyle w:val="CommentReference"/>
                </w:rPr>
                <w:commentReference w:id="1636"/>
              </w:r>
            </w:ins>
            <w:del w:id="1639" w:author="Teh Stand" w:date="2023-07-24T13:53:00Z">
              <w:r w:rsidR="007653F1" w:rsidRPr="00651940" w:rsidDel="002912FE">
                <w:rPr>
                  <w:sz w:val="16"/>
                  <w:szCs w:val="16"/>
                  <w:lang w:val="en-AU" w:eastAsia="ar-SA"/>
                </w:rPr>
                <w:delText>-</w:delText>
              </w:r>
            </w:del>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proofErr w:type="spellStart"/>
            <w:r w:rsidRPr="00651940">
              <w:rPr>
                <w:sz w:val="16"/>
                <w:szCs w:val="16"/>
                <w:lang w:val="fr-FR" w:eastAsia="ar-SA"/>
              </w:rPr>
              <w:t>Uniquely</w:t>
            </w:r>
            <w:proofErr w:type="spellEnd"/>
            <w:r w:rsidRPr="00651940">
              <w:rPr>
                <w:sz w:val="16"/>
                <w:szCs w:val="16"/>
                <w:lang w:val="fr-FR" w:eastAsia="ar-SA"/>
              </w:rPr>
              <w:t xml:space="preserve"> identifies </w:t>
            </w:r>
            <w:proofErr w:type="spellStart"/>
            <w:r w:rsidRPr="00651940">
              <w:rPr>
                <w:sz w:val="16"/>
                <w:szCs w:val="16"/>
                <w:lang w:val="fr-FR" w:eastAsia="ar-SA"/>
              </w:rPr>
              <w:t>this</w:t>
            </w:r>
            <w:proofErr w:type="spellEnd"/>
            <w:r w:rsidRPr="00651940">
              <w:rPr>
                <w:sz w:val="16"/>
                <w:szCs w:val="16"/>
                <w:lang w:val="fr-FR" w:eastAsia="ar-SA"/>
              </w:rPr>
              <w:t xml:space="preserve">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proofErr w:type="spellStart"/>
            <w:r w:rsidRPr="00651940">
              <w:rPr>
                <w:sz w:val="16"/>
                <w:szCs w:val="16"/>
                <w:lang w:val="en-AU" w:eastAsia="ar-SA"/>
              </w:rPr>
              <w:t>CharacterString</w:t>
            </w:r>
            <w:proofErr w:type="spellEnd"/>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proofErr w:type="spellStart"/>
            <w:r w:rsidRPr="00651940">
              <w:rPr>
                <w:sz w:val="16"/>
                <w:szCs w:val="16"/>
                <w:lang w:val="en-AU" w:eastAsia="ar-SA"/>
              </w:rPr>
              <w:t>date</w:t>
            </w:r>
            <w:r w:rsidR="00C33E5C">
              <w:rPr>
                <w:sz w:val="16"/>
                <w:szCs w:val="16"/>
                <w:lang w:val="en-AU" w:eastAsia="ar-SA"/>
              </w:rPr>
              <w:t>Time</w:t>
            </w:r>
            <w:proofErr w:type="spellEnd"/>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proofErr w:type="spellStart"/>
            <w:r w:rsidRPr="00651940">
              <w:rPr>
                <w:sz w:val="16"/>
                <w:szCs w:val="16"/>
                <w:lang w:val="en-AU" w:eastAsia="ar-SA"/>
              </w:rPr>
              <w:t>Date</w:t>
            </w:r>
            <w:r w:rsidR="00B700C4">
              <w:rPr>
                <w:sz w:val="16"/>
                <w:szCs w:val="16"/>
                <w:lang w:val="en-AU" w:eastAsia="ar-SA"/>
              </w:rPr>
              <w:t>Time</w:t>
            </w:r>
            <w:proofErr w:type="spellEnd"/>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 xml:space="preserve">Format:  </w:t>
            </w:r>
            <w:proofErr w:type="spellStart"/>
            <w:r>
              <w:rPr>
                <w:sz w:val="16"/>
                <w:szCs w:val="16"/>
              </w:rPr>
              <w:t>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roofErr w:type="spell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proofErr w:type="spellStart"/>
            <w:r w:rsidRPr="00651940">
              <w:rPr>
                <w:b/>
                <w:sz w:val="16"/>
                <w:szCs w:val="16"/>
                <w:lang w:eastAsia="ar-SA"/>
              </w:rPr>
              <w:t>Mult</w:t>
            </w:r>
            <w:proofErr w:type="spellEnd"/>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CharacterString</w:t>
            </w:r>
            <w:proofErr w:type="spellEnd"/>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 xml:space="preserve">This could be an individual producer, value added reseller, </w:t>
            </w:r>
            <w:proofErr w:type="spellStart"/>
            <w:r w:rsidRPr="00651940">
              <w:rPr>
                <w:sz w:val="16"/>
                <w:szCs w:val="16"/>
                <w:lang w:eastAsia="ar-SA"/>
              </w:rPr>
              <w:t>etc</w:t>
            </w:r>
            <w:proofErr w:type="spellEnd"/>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CI_Telephone</w:t>
            </w:r>
            <w:proofErr w:type="spellEnd"/>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CI_Address</w:t>
            </w:r>
            <w:proofErr w:type="spellEnd"/>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1640" w:name="_Toc510785515"/>
      <w:bookmarkStart w:id="1641" w:name="_Toc510784366"/>
      <w:bookmarkStart w:id="1642" w:name="_Toc439685325"/>
      <w:bookmarkStart w:id="1643" w:name="_Toc143083092"/>
      <w:bookmarkEnd w:id="1640"/>
      <w:bookmarkEnd w:id="1641"/>
      <w:r w:rsidRPr="00130A33">
        <w:t>S100</w:t>
      </w:r>
      <w:r w:rsidR="007653F1" w:rsidRPr="00130A33">
        <w:t>_DatasetDiscoveryMetadata</w:t>
      </w:r>
      <w:bookmarkEnd w:id="1642"/>
      <w:bookmarkEnd w:id="1643"/>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proofErr w:type="spellStart"/>
            <w:r>
              <w:rPr>
                <w:rFonts w:cs="Arial"/>
                <w:b/>
                <w:bCs/>
                <w:sz w:val="16"/>
                <w:szCs w:val="16"/>
                <w:lang w:eastAsia="en-US"/>
              </w:rPr>
              <w:t>Mult</w:t>
            </w:r>
            <w:proofErr w:type="spellEnd"/>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fileName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 xml:space="preserve">For example, a harbour or port name, between two named locations </w:t>
            </w:r>
            <w:proofErr w:type="spellStart"/>
            <w:r w:rsidRPr="003440C2">
              <w:rPr>
                <w:rFonts w:cs="Arial"/>
                <w:sz w:val="16"/>
                <w:szCs w:val="16"/>
                <w:lang w:eastAsia="en-US"/>
              </w:rPr>
              <w:t>etc</w:t>
            </w:r>
            <w:proofErr w:type="spellEnd"/>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datasetID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compressionFlag</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dataProtection</w:t>
            </w:r>
            <w:proofErr w:type="spellEnd"/>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protectionScheme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digitalSignatureReference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 xml:space="preserve">Specifies the algorithm used to compute </w:t>
            </w:r>
            <w:proofErr w:type="spellStart"/>
            <w:r w:rsidRPr="003A450C">
              <w:rPr>
                <w:rFonts w:cs="Arial"/>
                <w:sz w:val="16"/>
                <w:szCs w:val="16"/>
              </w:rPr>
              <w:t>digitalSignatureValue</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commentRangeStart w:id="1644"/>
            <w:ins w:id="1645" w:author="Teh Stand" w:date="2023-07-24T13:56:00Z">
              <w:r w:rsidR="00393B21">
                <w:rPr>
                  <w:rFonts w:cs="Arial"/>
                  <w:sz w:val="16"/>
                  <w:szCs w:val="16"/>
                </w:rPr>
                <w:t>SE_</w:t>
              </w:r>
            </w:ins>
            <w:commentRangeEnd w:id="1644"/>
            <w:ins w:id="1646" w:author="Teh Stand" w:date="2023-07-24T13:57:00Z">
              <w:r w:rsidR="00393B21">
                <w:rPr>
                  <w:rStyle w:val="CommentReference"/>
                </w:rPr>
                <w:commentReference w:id="1644"/>
              </w:r>
            </w:ins>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digitalSignatureValue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06BC0272"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commentRangeStart w:id="1647"/>
            <w:ins w:id="1648" w:author="Teh Stand" w:date="2023-07-24T13:56:00Z">
              <w:r w:rsidR="00393B21">
                <w:rPr>
                  <w:rFonts w:cs="Arial"/>
                  <w:sz w:val="16"/>
                  <w:szCs w:val="16"/>
                </w:rPr>
                <w:t>SE_</w:t>
              </w:r>
            </w:ins>
            <w:commentRangeEnd w:id="1647"/>
            <w:ins w:id="1649" w:author="Teh Stand" w:date="2023-07-24T13:58:00Z">
              <w:r w:rsidR="00393B21">
                <w:rPr>
                  <w:rStyle w:val="CommentReference"/>
                </w:rPr>
                <w:commentReference w:id="1647"/>
              </w:r>
            </w:ins>
            <w:r w:rsidRPr="003440C2">
              <w:rPr>
                <w:rFonts w:cs="Arial"/>
                <w:sz w:val="16"/>
                <w:szCs w:val="16"/>
              </w:rPr>
              <w:t>DigitalSignature</w:t>
            </w:r>
            <w:del w:id="1650" w:author="Teh Stand" w:date="2023-07-24T14:49:00Z">
              <w:r w:rsidRPr="003440C2" w:rsidDel="004B3B4E">
                <w:rPr>
                  <w:rFonts w:cs="Arial"/>
                  <w:sz w:val="16"/>
                  <w:szCs w:val="16"/>
                </w:rPr>
                <w:delText>Value</w:delText>
              </w:r>
            </w:del>
            <w:r w:rsidRPr="003440C2">
              <w:rPr>
                <w:rFonts w:cs="Arial"/>
                <w:sz w:val="16"/>
                <w:szCs w:val="16"/>
              </w:rPr>
              <w:t xml:space="preserv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The value resulting from application of </w:t>
            </w:r>
            <w:proofErr w:type="spellStart"/>
            <w:r w:rsidRPr="003440C2">
              <w:rPr>
                <w:rFonts w:cs="Arial"/>
                <w:sz w:val="16"/>
                <w:szCs w:val="16"/>
              </w:rPr>
              <w:t>digitalSignatureReference</w:t>
            </w:r>
            <w:proofErr w:type="spellEnd"/>
            <w:r w:rsidRPr="003440C2">
              <w:rPr>
                <w:rFonts w:cs="Arial"/>
                <w:sz w:val="16"/>
                <w:szCs w:val="16"/>
              </w:rPr>
              <w:t>.</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proofErr w:type="spellStart"/>
            <w:r w:rsidRPr="003440C2">
              <w:rPr>
                <w:rFonts w:cs="Arial"/>
                <w:sz w:val="16"/>
                <w:szCs w:val="16"/>
                <w:lang w:val="fr-FR"/>
              </w:rPr>
              <w:t>MD_SecurityConstraints</w:t>
            </w:r>
            <w:proofErr w:type="spellEnd"/>
            <w:r w:rsidRPr="003440C2">
              <w:rPr>
                <w:rFonts w:cs="Arial"/>
                <w:sz w:val="16"/>
                <w:szCs w:val="16"/>
                <w:lang w:val="fr-FR"/>
              </w:rPr>
              <w:t>&gt;</w:t>
            </w:r>
            <w:proofErr w:type="spellStart"/>
            <w:r w:rsidRPr="003440C2">
              <w:rPr>
                <w:rFonts w:cs="Arial"/>
                <w:sz w:val="16"/>
                <w:szCs w:val="16"/>
                <w:lang w:val="fr-FR"/>
              </w:rPr>
              <w:t>MD_ClassificationCode</w:t>
            </w:r>
            <w:proofErr w:type="spellEnd"/>
            <w:r w:rsidRPr="003440C2">
              <w:rPr>
                <w:rFonts w:cs="Arial"/>
                <w:sz w:val="16"/>
                <w:szCs w:val="16"/>
                <w:lang w:val="fr-FR"/>
              </w:rPr>
              <w:t xml:space="preserve"> (</w:t>
            </w:r>
            <w:proofErr w:type="spellStart"/>
            <w:r w:rsidRPr="003440C2">
              <w:rPr>
                <w:rFonts w:cs="Arial"/>
                <w:sz w:val="16"/>
                <w:szCs w:val="16"/>
                <w:lang w:val="fr-FR"/>
              </w:rPr>
              <w:t>codelist</w:t>
            </w:r>
            <w:proofErr w:type="spellEnd"/>
            <w:r w:rsidRPr="003440C2">
              <w:rPr>
                <w:rFonts w:cs="Arial"/>
                <w:sz w:val="16"/>
                <w:szCs w:val="16"/>
                <w:lang w:val="fr-FR"/>
              </w:rPr>
              <w: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notForNavigation</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specificUsage</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w:t>
            </w:r>
            <w:proofErr w:type="spellStart"/>
            <w:r w:rsidRPr="003440C2">
              <w:rPr>
                <w:rFonts w:cs="Arial"/>
                <w:sz w:val="16"/>
                <w:szCs w:val="16"/>
              </w:rPr>
              <w:t>specificUsage</w:t>
            </w:r>
            <w:proofErr w:type="spellEnd"/>
            <w:r w:rsidRPr="003440C2">
              <w:rPr>
                <w:rFonts w:cs="Arial"/>
                <w:sz w:val="16"/>
                <w:szCs w:val="16"/>
              </w:rPr>
              <w:t xml:space="preserv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editionNumber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updateNumber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updateApplicationDate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referenceID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 xml:space="preserve">Reference back to the </w:t>
            </w:r>
            <w:proofErr w:type="spellStart"/>
            <w:r>
              <w:rPr>
                <w:sz w:val="16"/>
                <w:szCs w:val="16"/>
              </w:rPr>
              <w:t>datasetID</w:t>
            </w:r>
            <w:proofErr w:type="spellEnd"/>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Update metadata refers to the </w:t>
            </w:r>
            <w:proofErr w:type="spellStart"/>
            <w:r w:rsidRPr="003440C2">
              <w:rPr>
                <w:rFonts w:cs="Arial"/>
                <w:sz w:val="16"/>
                <w:szCs w:val="16"/>
              </w:rPr>
              <w:t>datasetID</w:t>
            </w:r>
            <w:proofErr w:type="spellEnd"/>
            <w:r w:rsidRPr="003440C2">
              <w:rPr>
                <w:rFonts w:cs="Arial"/>
                <w:sz w:val="16"/>
                <w:szCs w:val="16"/>
              </w:rPr>
              <w:t xml:space="preserve">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issueDate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issueTime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 xml:space="preserve">The S-100 </w:t>
            </w:r>
            <w:proofErr w:type="spellStart"/>
            <w:r w:rsidRPr="003440C2">
              <w:rPr>
                <w:rFonts w:cs="Arial"/>
                <w:sz w:val="16"/>
                <w:szCs w:val="16"/>
              </w:rPr>
              <w:t>datatype</w:t>
            </w:r>
            <w:proofErr w:type="spellEnd"/>
            <w:r w:rsidRPr="003440C2">
              <w:rPr>
                <w:rFonts w:cs="Arial"/>
                <w:sz w:val="16"/>
                <w:szCs w:val="16"/>
              </w:rPr>
              <w:t xml:space="preserv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lang w:eastAsia="en-US"/>
              </w:rPr>
              <w:t>boundingBox</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EX_GeographicBoundingBox</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proofErr w:type="spellStart"/>
            <w:r w:rsidRPr="00130A33">
              <w:rPr>
                <w:rFonts w:cs="Arial"/>
                <w:bCs/>
                <w:sz w:val="16"/>
                <w:szCs w:val="16"/>
              </w:rPr>
              <w:t>temporalExtent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productSpecification</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lastRenderedPageBreak/>
              <w:t>producingAgency</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producerCode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encodingFormat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dataCoverage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Provides information about data </w:t>
            </w:r>
            <w:proofErr w:type="spellStart"/>
            <w:r w:rsidRPr="003A450C">
              <w:rPr>
                <w:rFonts w:eastAsia="Times New Roman"/>
                <w:sz w:val="16"/>
                <w:szCs w:val="16"/>
              </w:rPr>
              <w:t>coverages</w:t>
            </w:r>
            <w:proofErr w:type="spellEnd"/>
            <w:r w:rsidRPr="003A450C">
              <w:rPr>
                <w:rFonts w:eastAsia="Times New Roman"/>
                <w:sz w:val="16"/>
                <w:szCs w:val="16"/>
              </w:rPr>
              <w:t xml:space="preserve">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defaultLocale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 xml:space="preserve">In absence of </w:t>
            </w:r>
            <w:proofErr w:type="spellStart"/>
            <w:r w:rsidRPr="003440C2">
              <w:rPr>
                <w:rFonts w:cs="Arial"/>
                <w:sz w:val="16"/>
                <w:szCs w:val="16"/>
              </w:rPr>
              <w:t>defaultLocale</w:t>
            </w:r>
            <w:proofErr w:type="spellEnd"/>
            <w:r w:rsidRPr="003440C2">
              <w:rPr>
                <w:rFonts w:cs="Arial"/>
                <w:sz w:val="16"/>
                <w:szCs w:val="16"/>
              </w:rPr>
              <w:t xml:space="preserv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otherLocale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metadataPointOfContact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CI_Individual</w:t>
            </w:r>
            <w:proofErr w:type="spellEnd"/>
            <w:r w:rsidRPr="003440C2">
              <w:rPr>
                <w:rFonts w:cs="Arial"/>
                <w:sz w:val="16"/>
                <w:szCs w:val="16"/>
                <w:lang w:val="fr-FR"/>
              </w:rPr>
              <w:t xml:space="preserve"> or</w:t>
            </w:r>
          </w:p>
          <w:p w14:paraId="4CDC1173" w14:textId="366C8B38" w:rsidR="00130A33" w:rsidRPr="003440C2" w:rsidRDefault="00130A33" w:rsidP="00130A33">
            <w:pPr>
              <w:spacing w:before="60" w:after="60" w:line="240" w:lineRule="auto"/>
              <w:jc w:val="left"/>
              <w:rPr>
                <w:rFonts w:cs="Arial"/>
                <w:sz w:val="16"/>
                <w:szCs w:val="16"/>
                <w:lang w:val="fr-FR" w:eastAsia="en-US"/>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 xml:space="preserve">Only if </w:t>
            </w:r>
            <w:proofErr w:type="spellStart"/>
            <w:r w:rsidRPr="003440C2">
              <w:rPr>
                <w:rFonts w:cs="Arial"/>
                <w:sz w:val="16"/>
                <w:szCs w:val="16"/>
                <w:lang w:val="en-US"/>
              </w:rPr>
              <w:t>metadataPointOfContact</w:t>
            </w:r>
            <w:proofErr w:type="spellEnd"/>
            <w:r w:rsidRPr="003440C2">
              <w:rPr>
                <w:rFonts w:cs="Arial"/>
                <w:sz w:val="16"/>
                <w:szCs w:val="16"/>
                <w:lang w:val="en-US"/>
              </w:rPr>
              <w:t xml:space="preserve"> is different to </w:t>
            </w:r>
            <w:proofErr w:type="spellStart"/>
            <w:r w:rsidRPr="003440C2">
              <w:rPr>
                <w:rFonts w:cs="Arial"/>
                <w:sz w:val="16"/>
                <w:szCs w:val="16"/>
                <w:lang w:val="en-US"/>
              </w:rPr>
              <w:t>producingAgency</w:t>
            </w:r>
            <w:proofErr w:type="spellEnd"/>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metadataDateStamp</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commentRangeStart w:id="1651"/>
            <w:proofErr w:type="spellStart"/>
            <w:r w:rsidRPr="003440C2">
              <w:rPr>
                <w:rFonts w:cs="Arial"/>
                <w:sz w:val="16"/>
                <w:szCs w:val="16"/>
              </w:rPr>
              <w:t>replacedData</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8053592" w:rsidR="00533D87" w:rsidRPr="003440C2" w:rsidRDefault="00533D87" w:rsidP="00CF51A6">
            <w:pPr>
              <w:spacing w:before="60" w:after="60" w:line="240" w:lineRule="auto"/>
              <w:jc w:val="left"/>
              <w:rPr>
                <w:rFonts w:cs="Arial"/>
                <w:sz w:val="16"/>
                <w:szCs w:val="16"/>
              </w:rPr>
            </w:pPr>
            <w:r w:rsidRPr="003A450C">
              <w:rPr>
                <w:rFonts w:cs="Arial"/>
                <w:sz w:val="16"/>
                <w:szCs w:val="16"/>
              </w:rPr>
              <w:t>I</w:t>
            </w:r>
            <w:ins w:id="1652" w:author="Teh Stand" w:date="2023-07-24T13:59:00Z">
              <w:r w:rsidR="00393B21">
                <w:rPr>
                  <w:rFonts w:cs="Arial"/>
                  <w:sz w:val="16"/>
                  <w:szCs w:val="16"/>
                </w:rPr>
                <w:t>ndicate</w:t>
              </w:r>
            </w:ins>
            <w:ins w:id="1653" w:author="Teh Stand" w:date="2023-07-24T14:01:00Z">
              <w:r w:rsidR="00CF51A6">
                <w:rPr>
                  <w:rFonts w:cs="Arial"/>
                  <w:sz w:val="16"/>
                  <w:szCs w:val="16"/>
                </w:rPr>
                <w:t>s</w:t>
              </w:r>
            </w:ins>
            <w:ins w:id="1654" w:author="Teh Stand" w:date="2023-07-24T13:59:00Z">
              <w:r w:rsidR="00393B21">
                <w:rPr>
                  <w:rFonts w:cs="Arial"/>
                  <w:sz w:val="16"/>
                  <w:szCs w:val="16"/>
                </w:rPr>
                <w:t xml:space="preserve"> i</w:t>
              </w:r>
            </w:ins>
            <w:r w:rsidRPr="003A450C">
              <w:rPr>
                <w:rFonts w:cs="Arial"/>
                <w:sz w:val="16"/>
                <w:szCs w:val="16"/>
              </w:rPr>
              <w:t xml:space="preserve">f a </w:t>
            </w:r>
            <w:del w:id="1655" w:author="Teh Stand" w:date="2023-07-24T13:59:00Z">
              <w:r w:rsidRPr="003A450C" w:rsidDel="00393B21">
                <w:rPr>
                  <w:rFonts w:cs="Arial"/>
                  <w:sz w:val="16"/>
                  <w:szCs w:val="16"/>
                </w:rPr>
                <w:delText xml:space="preserve">data file is </w:delText>
              </w:r>
            </w:del>
            <w:r w:rsidRPr="003A450C">
              <w:rPr>
                <w:rFonts w:cs="Arial"/>
                <w:sz w:val="16"/>
                <w:szCs w:val="16"/>
              </w:rPr>
              <w:t>cancelled</w:t>
            </w:r>
            <w:ins w:id="1656" w:author="Teh Stand" w:date="2023-07-24T13:59:00Z">
              <w:r w:rsidR="00393B21">
                <w:rPr>
                  <w:rFonts w:cs="Arial"/>
                  <w:sz w:val="16"/>
                  <w:szCs w:val="16"/>
                </w:rPr>
                <w:t xml:space="preserve"> dataset</w:t>
              </w:r>
            </w:ins>
            <w:r w:rsidRPr="003A450C">
              <w:rPr>
                <w:rFonts w:cs="Arial"/>
                <w:sz w:val="16"/>
                <w:szCs w:val="16"/>
              </w:rPr>
              <w:t xml:space="preserve"> is </w:t>
            </w:r>
            <w:del w:id="1657" w:author="Teh Stand" w:date="2023-07-24T14:02:00Z">
              <w:r w:rsidRPr="003A450C" w:rsidDel="00CF51A6">
                <w:rPr>
                  <w:rFonts w:cs="Arial"/>
                  <w:sz w:val="16"/>
                  <w:szCs w:val="16"/>
                </w:rPr>
                <w:delText xml:space="preserve">it </w:delText>
              </w:r>
            </w:del>
            <w:r w:rsidRPr="003A450C">
              <w:rPr>
                <w:rFonts w:cs="Arial"/>
                <w:sz w:val="16"/>
                <w:szCs w:val="16"/>
              </w:rPr>
              <w:t>replaced by another data file</w:t>
            </w:r>
            <w:ins w:id="1658" w:author="Teh Stand" w:date="2023-07-24T14:00:00Z">
              <w:r w:rsidR="00393B21">
                <w:rPr>
                  <w:rFonts w:cs="Arial"/>
                  <w:sz w:val="16"/>
                  <w:szCs w:val="16"/>
                </w:rPr>
                <w:t>(s)</w:t>
              </w:r>
            </w:ins>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8BA8D2" w14:textId="22F8BCAD" w:rsidR="00533D87" w:rsidRPr="00CF51A6" w:rsidDel="00CF51A6" w:rsidRDefault="00533D87" w:rsidP="00533D87">
            <w:pPr>
              <w:spacing w:before="60" w:after="60" w:line="240" w:lineRule="auto"/>
              <w:jc w:val="left"/>
              <w:rPr>
                <w:del w:id="1659" w:author="Teh Stand" w:date="2023-07-24T14:00:00Z"/>
                <w:rFonts w:cs="Arial"/>
                <w:sz w:val="16"/>
                <w:szCs w:val="16"/>
                <w:lang w:eastAsia="en-US"/>
              </w:rPr>
            </w:pPr>
            <w:del w:id="1660" w:author="Teh Stand" w:date="2023-07-24T14:00:00Z">
              <w:r w:rsidRPr="00CF51A6" w:rsidDel="00CF51A6">
                <w:rPr>
                  <w:rFonts w:cs="Arial"/>
                  <w:sz w:val="16"/>
                  <w:szCs w:val="16"/>
                  <w:lang w:eastAsia="en-US"/>
                </w:rPr>
                <w:delText>True indicates the cancelled dataset is to be replaced</w:delText>
              </w:r>
            </w:del>
          </w:p>
          <w:p w14:paraId="14B61111" w14:textId="5C81AB90" w:rsidR="00533D87" w:rsidRPr="003440C2" w:rsidRDefault="00533D87" w:rsidP="00533D87">
            <w:pPr>
              <w:spacing w:before="60" w:after="60" w:line="240" w:lineRule="auto"/>
              <w:jc w:val="left"/>
              <w:rPr>
                <w:rFonts w:cs="Arial"/>
                <w:sz w:val="16"/>
                <w:szCs w:val="16"/>
              </w:rPr>
            </w:pPr>
            <w:del w:id="1661" w:author="Teh Stand" w:date="2023-07-24T14:00:00Z">
              <w:r w:rsidRPr="00CF51A6" w:rsidDel="00CF51A6">
                <w:rPr>
                  <w:rFonts w:cs="Arial"/>
                  <w:sz w:val="16"/>
                  <w:szCs w:val="16"/>
                  <w:lang w:eastAsia="en-US"/>
                </w:rPr>
                <w:delText>False indicates the cancelled dataset is not to be replaced</w:delText>
              </w:r>
            </w:del>
            <w:ins w:id="1662" w:author="Teh Stand" w:date="2023-07-24T14:00:00Z">
              <w:r w:rsidR="00CF51A6" w:rsidRPr="00CF51A6">
                <w:rPr>
                  <w:rFonts w:cs="Arial"/>
                  <w:sz w:val="16"/>
                  <w:szCs w:val="16"/>
                  <w:lang w:eastAsia="en-US"/>
                </w:rPr>
                <w:t>See Note</w:t>
              </w:r>
            </w:ins>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dataReplacement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715AEBA" w:rsidR="00130A33" w:rsidRPr="003440C2" w:rsidRDefault="00130A33" w:rsidP="00130A33">
            <w:pPr>
              <w:spacing w:before="60" w:after="60" w:line="240" w:lineRule="auto"/>
              <w:jc w:val="left"/>
              <w:rPr>
                <w:rFonts w:cs="Arial"/>
                <w:sz w:val="16"/>
                <w:szCs w:val="16"/>
              </w:rPr>
            </w:pPr>
            <w:del w:id="1663" w:author="Teh Stand" w:date="2023-07-24T14:02:00Z">
              <w:r w:rsidRPr="003A450C" w:rsidDel="00CF51A6">
                <w:rPr>
                  <w:rFonts w:cs="Arial"/>
                  <w:sz w:val="16"/>
                  <w:szCs w:val="16"/>
                </w:rPr>
                <w:delText xml:space="preserve">Cell </w:delText>
              </w:r>
            </w:del>
            <w:ins w:id="1664" w:author="Teh Stand" w:date="2023-07-24T14:02:00Z">
              <w:r w:rsidR="00CF51A6">
                <w:rPr>
                  <w:rFonts w:cs="Arial"/>
                  <w:sz w:val="16"/>
                  <w:szCs w:val="16"/>
                </w:rPr>
                <w:t>Dataset</w:t>
              </w:r>
              <w:r w:rsidR="00CF51A6" w:rsidRPr="003A450C">
                <w:rPr>
                  <w:rFonts w:cs="Arial"/>
                  <w:sz w:val="16"/>
                  <w:szCs w:val="16"/>
                </w:rPr>
                <w:t xml:space="preserve"> </w:t>
              </w:r>
            </w:ins>
            <w:r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ins w:id="1665" w:author="Teh Stand" w:date="2023-07-24T14:02:00Z"/>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ins w:id="1666" w:author="Teh Stand" w:date="2023-07-24T14:02:00Z">
              <w:r>
                <w:rPr>
                  <w:rFonts w:cs="Arial"/>
                  <w:sz w:val="16"/>
                  <w:szCs w:val="16"/>
                </w:rPr>
                <w:t>See Note</w:t>
              </w:r>
            </w:ins>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navigationPurpose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resourceMaintenance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MD_MaintenanceInformation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w:t>
            </w:r>
            <w:proofErr w:type="gramStart"/>
            <w:r w:rsidRPr="00E77DEE">
              <w:rPr>
                <w:sz w:val="16"/>
                <w:szCs w:val="16"/>
              </w:rPr>
              <w:t>..1</w:t>
            </w:r>
            <w:proofErr w:type="gramEnd"/>
            <w:r w:rsidRPr="00E77DEE">
              <w:rPr>
                <w:sz w:val="16"/>
                <w:szCs w:val="16"/>
              </w:rPr>
              <w:t xml:space="preserve"> and adds</w:t>
            </w:r>
            <w:r>
              <w:rPr>
                <w:sz w:val="16"/>
                <w:szCs w:val="16"/>
              </w:rPr>
              <w:t xml:space="preserve"> </w:t>
            </w:r>
            <w:r w:rsidRPr="00E77DEE">
              <w:rPr>
                <w:sz w:val="16"/>
                <w:szCs w:val="16"/>
              </w:rPr>
              <w:t xml:space="preserve">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rPr>
          <w:ins w:id="1667" w:author="Teh Stand" w:date="2023-07-24T14:05:00Z"/>
        </w:rPr>
      </w:pPr>
    </w:p>
    <w:p w14:paraId="73F08750" w14:textId="45DCE8CD" w:rsidR="00932ACB" w:rsidRPr="00932ACB" w:rsidRDefault="00932ACB" w:rsidP="00932ACB">
      <w:pPr>
        <w:spacing w:after="120" w:line="240" w:lineRule="auto"/>
      </w:pPr>
      <w:ins w:id="1668" w:author="Teh Stand" w:date="2023-07-24T14:05:00Z">
        <w:r>
          <w:t xml:space="preserve">NOTE: </w:t>
        </w:r>
        <w:proofErr w:type="spellStart"/>
        <w:r>
          <w:t>replacedData</w:t>
        </w:r>
        <w:proofErr w:type="spellEnd"/>
        <w:r>
          <w:t xml:space="preserve"> and </w:t>
        </w:r>
        <w:proofErr w:type="spellStart"/>
        <w:r>
          <w:t>dataReplacement</w:t>
        </w:r>
        <w:proofErr w:type="spellEnd"/>
        <w:r>
          <w:t xml:space="preserve">: </w:t>
        </w:r>
      </w:ins>
      <w:ins w:id="1669" w:author="Teh Stand" w:date="2023-07-24T14:15:00Z">
        <w:r w:rsidR="003A3240">
          <w:t>T</w:t>
        </w:r>
      </w:ins>
      <w:ins w:id="1670" w:author="Teh Stand" w:date="2023-07-24T14:05:00Z">
        <w:r>
          <w:t xml:space="preserve">he attribute </w:t>
        </w:r>
        <w:proofErr w:type="spellStart"/>
        <w:r>
          <w:t>replacedData</w:t>
        </w:r>
      </w:ins>
      <w:proofErr w:type="spellEnd"/>
      <w:ins w:id="1671" w:author="Teh Stand" w:date="2023-07-24T14:15:00Z">
        <w:r w:rsidR="008C065C">
          <w:t xml:space="preserve"> </w:t>
        </w:r>
      </w:ins>
      <w:ins w:id="1672" w:author="Teh Stand" w:date="2023-07-24T14:31:00Z">
        <w:r w:rsidR="005D6D14">
          <w:t>is mandatory if the</w:t>
        </w:r>
      </w:ins>
      <w:ins w:id="1673" w:author="Teh Stand" w:date="2023-07-24T14:15:00Z">
        <w:r w:rsidR="008C065C">
          <w:t xml:space="preserve"> attribute purpose</w:t>
        </w:r>
      </w:ins>
      <w:ins w:id="1674" w:author="Teh Stand" w:date="2023-07-24T14:17:00Z">
        <w:r w:rsidR="008C065C">
          <w:t xml:space="preserve"> (see clause </w:t>
        </w:r>
      </w:ins>
      <w:ins w:id="1675" w:author="Teh Stand" w:date="2023-07-24T14:18:00Z">
        <w:r w:rsidR="008C065C">
          <w:t>12.1.2.3)</w:t>
        </w:r>
      </w:ins>
      <w:ins w:id="1676" w:author="Teh Stand" w:date="2023-07-24T14:15:00Z">
        <w:r w:rsidR="008C065C">
          <w:t xml:space="preserve"> is set to value </w:t>
        </w:r>
      </w:ins>
      <w:ins w:id="1677" w:author="Teh Stand" w:date="2023-07-24T14:16:00Z">
        <w:r w:rsidR="008C065C">
          <w:rPr>
            <w:i/>
          </w:rPr>
          <w:t>5</w:t>
        </w:r>
        <w:r w:rsidR="008C065C">
          <w:t xml:space="preserve"> (cancellation).</w:t>
        </w:r>
      </w:ins>
      <w:ins w:id="1678" w:author="Teh Stand" w:date="2023-07-24T14:05:00Z">
        <w:r>
          <w:t xml:space="preserve"> </w:t>
        </w:r>
      </w:ins>
      <w:ins w:id="1679" w:author="Teh Stand" w:date="2023-07-24T14:16:00Z">
        <w:r w:rsidR="008C065C">
          <w:t>The attribute</w:t>
        </w:r>
      </w:ins>
      <w:ins w:id="1680" w:author="Teh Stand" w:date="2023-07-24T14:05:00Z">
        <w:r>
          <w:t xml:space="preserve"> </w:t>
        </w:r>
        <w:proofErr w:type="spellStart"/>
        <w:r>
          <w:t>dataReplacement</w:t>
        </w:r>
        <w:proofErr w:type="spellEnd"/>
        <w:r>
          <w:t xml:space="preserve"> </w:t>
        </w:r>
      </w:ins>
      <w:ins w:id="1681" w:author="Teh Stand" w:date="2023-07-24T14:17:00Z">
        <w:r w:rsidR="008C065C">
          <w:t xml:space="preserve">is mandatory if </w:t>
        </w:r>
        <w:proofErr w:type="spellStart"/>
        <w:r w:rsidR="008C065C">
          <w:t>replacedData</w:t>
        </w:r>
        <w:proofErr w:type="spellEnd"/>
        <w:r w:rsidR="008C065C">
          <w:t xml:space="preserve"> = </w:t>
        </w:r>
        <w:r w:rsidR="008C065C">
          <w:rPr>
            <w:i/>
          </w:rPr>
          <w:t>True</w:t>
        </w:r>
      </w:ins>
      <w:ins w:id="1682" w:author="Teh Stand" w:date="2023-07-24T14:05:00Z">
        <w:r>
          <w:t>.</w:t>
        </w:r>
      </w:ins>
      <w:commentRangeEnd w:id="1651"/>
      <w:ins w:id="1683" w:author="Teh Stand" w:date="2023-07-24T14:07:00Z">
        <w:r>
          <w:rPr>
            <w:rStyle w:val="CommentReference"/>
          </w:rPr>
          <w:commentReference w:id="1651"/>
        </w:r>
      </w:ins>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1C2B6BB3" w:rsidR="00A12CC3" w:rsidRPr="00A04EA2" w:rsidRDefault="00A12CC3" w:rsidP="00A37DD1">
            <w:pPr>
              <w:snapToGrid w:val="0"/>
              <w:spacing w:before="60" w:after="60" w:line="240" w:lineRule="auto"/>
              <w:rPr>
                <w:rFonts w:cs="Arial"/>
                <w:b/>
                <w:sz w:val="16"/>
                <w:szCs w:val="16"/>
              </w:rPr>
            </w:pPr>
            <w:bookmarkStart w:id="1684" w:name="_Hlk91097681"/>
            <w:del w:id="1685" w:author="Teh Stand" w:date="2023-04-27T15:32:00Z">
              <w:r w:rsidRPr="00A04EA2" w:rsidDel="00A4519A">
                <w:rPr>
                  <w:rFonts w:cs="Arial"/>
                  <w:b/>
                  <w:sz w:val="16"/>
                  <w:szCs w:val="16"/>
                </w:rPr>
                <w:delText>Role Name</w:delText>
              </w:r>
            </w:del>
            <w:ins w:id="1686" w:author="Teh Stand" w:date="2023-04-27T15:32:00Z">
              <w:r w:rsidR="00A4519A">
                <w:rPr>
                  <w:rFonts w:cs="Arial"/>
                  <w:b/>
                  <w:sz w:val="16"/>
                  <w:szCs w:val="16"/>
                </w:rPr>
                <w:t>Item</w:t>
              </w:r>
            </w:ins>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1684"/>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proofErr w:type="spellStart"/>
            <w:r w:rsidRPr="009F0C13">
              <w:rPr>
                <w:rFonts w:cs="Arial"/>
                <w:b/>
                <w:bCs/>
                <w:sz w:val="16"/>
                <w:szCs w:val="16"/>
                <w:lang w:eastAsia="en-US"/>
              </w:rPr>
              <w:t>Mult</w:t>
            </w:r>
            <w:proofErr w:type="spellEnd"/>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boundingPolygon</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EX_BoundingPolygon</w:t>
            </w:r>
            <w:proofErr w:type="spellEnd"/>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proofErr w:type="spellStart"/>
            <w:r>
              <w:rPr>
                <w:rFonts w:cs="Arial"/>
                <w:sz w:val="16"/>
                <w:szCs w:val="16"/>
                <w:lang w:eastAsia="en-US"/>
              </w:rPr>
              <w:t>temporalExtent</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proofErr w:type="spellStart"/>
            <w:r w:rsidRPr="00CD5836">
              <w:rPr>
                <w:i/>
                <w:iCs/>
                <w:sz w:val="16"/>
                <w:szCs w:val="16"/>
              </w:rPr>
              <w:t>temporalExtent</w:t>
            </w:r>
            <w:proofErr w:type="spellEnd"/>
            <w:r w:rsidRPr="00CD5836">
              <w:rPr>
                <w:sz w:val="16"/>
                <w:szCs w:val="16"/>
              </w:rPr>
              <w:t xml:space="preserve"> in the dataset discovery block (S100_DatasetDiscoveryMetadata) apply, except that their scope is the individual coverage and not the dataset as a whole</w:t>
            </w:r>
          </w:p>
        </w:tc>
      </w:tr>
      <w:tr w:rsidR="00241305"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706206" w:rsidRPr="009F0C13" w:rsidRDefault="004102D9" w:rsidP="00C128E3">
            <w:pPr>
              <w:spacing w:before="60" w:after="60" w:line="240" w:lineRule="auto"/>
              <w:rPr>
                <w:rFonts w:cs="Arial"/>
                <w:sz w:val="16"/>
                <w:szCs w:val="16"/>
                <w:lang w:eastAsia="en-US"/>
              </w:rPr>
            </w:pPr>
            <w:proofErr w:type="spellStart"/>
            <w:r>
              <w:rPr>
                <w:rFonts w:cs="Arial"/>
                <w:sz w:val="16"/>
                <w:szCs w:val="16"/>
                <w:lang w:eastAsia="en-US"/>
              </w:rPr>
              <w:t>optimumDisplayScale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1716E358" w:rsidR="00706206" w:rsidRPr="009F0C13" w:rsidRDefault="007A14D6" w:rsidP="00C128E3">
            <w:pPr>
              <w:spacing w:before="60" w:after="60" w:line="240" w:lineRule="auto"/>
              <w:jc w:val="center"/>
              <w:rPr>
                <w:rFonts w:cs="Arial"/>
                <w:sz w:val="16"/>
                <w:szCs w:val="16"/>
                <w:lang w:eastAsia="en-US"/>
              </w:rPr>
            </w:pPr>
            <w:r>
              <w:rPr>
                <w:rFonts w:cs="Arial"/>
                <w:sz w:val="16"/>
                <w:szCs w:val="16"/>
                <w:lang w:eastAsia="en-US"/>
              </w:rPr>
              <w:t>0..</w:t>
            </w:r>
            <w:r w:rsidR="00761202">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706206" w:rsidRPr="009F0C13" w:rsidRDefault="00761202" w:rsidP="00C128E3">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288A898" w14:textId="7855206F" w:rsidR="00706206" w:rsidRPr="009F0C13" w:rsidRDefault="00DE54D2" w:rsidP="00C128E3">
            <w:pPr>
              <w:spacing w:before="60" w:after="60" w:line="240" w:lineRule="auto"/>
              <w:jc w:val="left"/>
              <w:rPr>
                <w:rFonts w:cs="Arial"/>
                <w:sz w:val="16"/>
                <w:szCs w:val="16"/>
                <w:lang w:eastAsia="en-US"/>
              </w:rPr>
            </w:pPr>
            <w:r w:rsidRPr="00210382">
              <w:rPr>
                <w:sz w:val="16"/>
                <w:szCs w:val="16"/>
              </w:rPr>
              <w:t>Example: A scale of 1:2</w:t>
            </w:r>
            <w:r w:rsidR="00533D87">
              <w:rPr>
                <w:sz w:val="16"/>
                <w:szCs w:val="16"/>
              </w:rPr>
              <w:t>2</w:t>
            </w:r>
            <w:r w:rsidRPr="00210382">
              <w:rPr>
                <w:sz w:val="16"/>
                <w:szCs w:val="16"/>
              </w:rPr>
              <w:t>000 is encoded as 2</w:t>
            </w:r>
            <w:r w:rsidR="00533D87">
              <w:rPr>
                <w:sz w:val="16"/>
                <w:szCs w:val="16"/>
              </w:rPr>
              <w:t>2</w:t>
            </w:r>
            <w:r w:rsidRPr="00210382">
              <w:rPr>
                <w:sz w:val="16"/>
                <w:szCs w:val="16"/>
              </w:rPr>
              <w:t>000</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t>maximumDisplayScale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E2DE974" w14:textId="77777777" w:rsidR="00C80D69" w:rsidRPr="009F0C13" w:rsidRDefault="00C80D69" w:rsidP="00C128E3">
            <w:pPr>
              <w:spacing w:before="60"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lastRenderedPageBreak/>
              <w:t>minimumDisplayScale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5730DAA3" w:rsidR="00DC684D" w:rsidRPr="003A450C" w:rsidRDefault="00DC684D" w:rsidP="004B466C">
            <w:pPr>
              <w:snapToGrid w:val="0"/>
              <w:spacing w:before="60" w:after="60" w:line="240" w:lineRule="auto"/>
              <w:jc w:val="left"/>
              <w:rPr>
                <w:b/>
                <w:sz w:val="16"/>
                <w:szCs w:val="16"/>
              </w:rPr>
            </w:pPr>
            <w:del w:id="1687" w:author="Teh Stand" w:date="2023-04-27T15:32:00Z">
              <w:r w:rsidRPr="003A450C" w:rsidDel="00A4519A">
                <w:rPr>
                  <w:b/>
                  <w:sz w:val="16"/>
                  <w:szCs w:val="16"/>
                </w:rPr>
                <w:delText>Role Name</w:delText>
              </w:r>
            </w:del>
            <w:ins w:id="1688" w:author="Teh Stand" w:date="2023-04-27T15:32:00Z">
              <w:r w:rsidR="00A4519A">
                <w:rPr>
                  <w:b/>
                  <w:sz w:val="16"/>
                  <w:szCs w:val="16"/>
                </w:rPr>
                <w:t>Item</w:t>
              </w:r>
            </w:ins>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newDataset</w:t>
            </w:r>
            <w:proofErr w:type="spellEnd"/>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newEdition</w:t>
            </w:r>
            <w:proofErr w:type="spellEnd"/>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lastRenderedPageBreak/>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proofErr w:type="spellStart"/>
            <w:r w:rsidRPr="00B81B69">
              <w:rPr>
                <w:b/>
                <w:sz w:val="16"/>
                <w:szCs w:val="16"/>
              </w:rPr>
              <w:t>Mult</w:t>
            </w:r>
            <w:proofErr w:type="spellEnd"/>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 xml:space="preserve">At least one of the </w:t>
            </w:r>
            <w:proofErr w:type="spellStart"/>
            <w:r w:rsidRPr="00B81B69">
              <w:rPr>
                <w:sz w:val="16"/>
                <w:szCs w:val="16"/>
              </w:rPr>
              <w:t>timeInstantBegin</w:t>
            </w:r>
            <w:proofErr w:type="spellEnd"/>
            <w:r w:rsidRPr="00B81B69">
              <w:rPr>
                <w:sz w:val="16"/>
                <w:szCs w:val="16"/>
              </w:rPr>
              <w:t xml:space="preserve"> and </w:t>
            </w:r>
            <w:proofErr w:type="spellStart"/>
            <w:r w:rsidRPr="00B81B69">
              <w:rPr>
                <w:sz w:val="16"/>
                <w:szCs w:val="16"/>
              </w:rPr>
              <w:t>timeInstantEnd</w:t>
            </w:r>
            <w:proofErr w:type="spellEnd"/>
            <w:r w:rsidRPr="00B81B69">
              <w:rPr>
                <w:sz w:val="16"/>
                <w:szCs w:val="16"/>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timeInstantBegin</w:t>
            </w:r>
            <w:proofErr w:type="spellEnd"/>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timeInstantEnd</w:t>
            </w:r>
            <w:proofErr w:type="spellEnd"/>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2698E52B" w14:textId="48CFD71C" w:rsidR="00E73EDF" w:rsidRPr="002455BA" w:rsidRDefault="007653F1" w:rsidP="00C82A29">
      <w:pPr>
        <w:pStyle w:val="Heading4"/>
        <w:tabs>
          <w:tab w:val="clear" w:pos="940"/>
          <w:tab w:val="clear" w:pos="1140"/>
          <w:tab w:val="clear" w:pos="1360"/>
          <w:tab w:val="left" w:pos="993"/>
        </w:tabs>
        <w:spacing w:before="120" w:after="120" w:line="240" w:lineRule="auto"/>
        <w:ind w:left="993" w:hanging="993"/>
      </w:pPr>
      <w:commentRangeStart w:id="1689"/>
      <w:r w:rsidRPr="002455BA">
        <w:t>S100_VerticalAndSoundingDatum</w:t>
      </w:r>
      <w:commentRangeEnd w:id="1689"/>
      <w:r w:rsidR="00A4519A">
        <w:rPr>
          <w:rStyle w:val="CommentReference"/>
          <w:b w:val="0"/>
          <w:bCs w:val="0"/>
        </w:rPr>
        <w:commentReference w:id="1689"/>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37"/>
        <w:gridCol w:w="2977"/>
        <w:gridCol w:w="3544"/>
        <w:gridCol w:w="850"/>
        <w:gridCol w:w="5812"/>
      </w:tblGrid>
      <w:tr w:rsidR="004F6788" w:rsidRPr="002455BA" w14:paraId="21A5B736" w14:textId="77777777" w:rsidTr="00681EDD">
        <w:trPr>
          <w:cantSplit/>
        </w:trPr>
        <w:tc>
          <w:tcPr>
            <w:tcW w:w="1237" w:type="dxa"/>
            <w:shd w:val="clear" w:color="auto" w:fill="D9D9D9" w:themeFill="background1" w:themeFillShade="D9"/>
            <w:tcMar>
              <w:top w:w="0" w:type="dxa"/>
              <w:bottom w:w="0" w:type="dxa"/>
            </w:tcMar>
            <w:vAlign w:val="center"/>
          </w:tcPr>
          <w:p w14:paraId="529C708C" w14:textId="2FB27A41" w:rsidR="004F6788" w:rsidRPr="002455BA" w:rsidRDefault="004F6788" w:rsidP="008708FB">
            <w:pPr>
              <w:suppressAutoHyphens/>
              <w:snapToGrid w:val="0"/>
              <w:spacing w:before="60" w:after="60" w:line="240" w:lineRule="auto"/>
              <w:rPr>
                <w:b/>
                <w:sz w:val="16"/>
                <w:szCs w:val="16"/>
                <w:lang w:eastAsia="ar-SA"/>
              </w:rPr>
            </w:pPr>
            <w:del w:id="1690" w:author="Teh Stand" w:date="2023-04-27T15:32:00Z">
              <w:r w:rsidRPr="002455BA" w:rsidDel="00A4519A">
                <w:rPr>
                  <w:b/>
                  <w:sz w:val="16"/>
                  <w:szCs w:val="16"/>
                  <w:lang w:eastAsia="ar-SA"/>
                </w:rPr>
                <w:delText>Role Name</w:delText>
              </w:r>
            </w:del>
            <w:ins w:id="1691" w:author="Teh Stand" w:date="2023-04-27T15:32:00Z">
              <w:r w:rsidR="00A4519A">
                <w:rPr>
                  <w:b/>
                  <w:sz w:val="16"/>
                  <w:szCs w:val="16"/>
                  <w:lang w:eastAsia="ar-SA"/>
                </w:rPr>
                <w:t>Item</w:t>
              </w:r>
            </w:ins>
          </w:p>
        </w:tc>
        <w:tc>
          <w:tcPr>
            <w:tcW w:w="2977" w:type="dxa"/>
            <w:shd w:val="clear" w:color="auto" w:fill="D9D9D9" w:themeFill="background1" w:themeFillShade="D9"/>
            <w:tcMar>
              <w:top w:w="0" w:type="dxa"/>
              <w:bottom w:w="0" w:type="dxa"/>
            </w:tcMar>
            <w:vAlign w:val="center"/>
          </w:tcPr>
          <w:p w14:paraId="5696811A"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Name</w:t>
            </w:r>
          </w:p>
        </w:tc>
        <w:tc>
          <w:tcPr>
            <w:tcW w:w="3544" w:type="dxa"/>
            <w:shd w:val="clear" w:color="auto" w:fill="D9D9D9" w:themeFill="background1" w:themeFillShade="D9"/>
            <w:tcMar>
              <w:top w:w="0" w:type="dxa"/>
              <w:bottom w:w="0" w:type="dxa"/>
            </w:tcMar>
            <w:vAlign w:val="center"/>
          </w:tcPr>
          <w:p w14:paraId="66E39EE8"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Description</w:t>
            </w:r>
          </w:p>
        </w:tc>
        <w:tc>
          <w:tcPr>
            <w:tcW w:w="850" w:type="dxa"/>
            <w:shd w:val="clear" w:color="auto" w:fill="D9D9D9" w:themeFill="background1" w:themeFillShade="D9"/>
          </w:tcPr>
          <w:p w14:paraId="125696B8" w14:textId="2D8590F0" w:rsidR="004F6788" w:rsidRPr="002455BA" w:rsidRDefault="004F6788" w:rsidP="008708FB">
            <w:pPr>
              <w:suppressAutoHyphens/>
              <w:snapToGrid w:val="0"/>
              <w:spacing w:before="60" w:after="60" w:line="240" w:lineRule="auto"/>
              <w:jc w:val="center"/>
              <w:rPr>
                <w:b/>
                <w:sz w:val="16"/>
                <w:szCs w:val="16"/>
                <w:lang w:eastAsia="ar-SA"/>
              </w:rPr>
            </w:pPr>
            <w:r w:rsidRPr="002455BA">
              <w:rPr>
                <w:b/>
                <w:sz w:val="16"/>
                <w:szCs w:val="16"/>
              </w:rPr>
              <w:t>Code</w:t>
            </w:r>
          </w:p>
        </w:tc>
        <w:tc>
          <w:tcPr>
            <w:tcW w:w="5812" w:type="dxa"/>
            <w:shd w:val="clear" w:color="auto" w:fill="D9D9D9" w:themeFill="background1" w:themeFillShade="D9"/>
            <w:tcMar>
              <w:top w:w="0" w:type="dxa"/>
              <w:bottom w:w="0" w:type="dxa"/>
            </w:tcMar>
            <w:vAlign w:val="center"/>
          </w:tcPr>
          <w:p w14:paraId="5A52481F" w14:textId="77777777" w:rsidR="004F6788" w:rsidRPr="002455BA" w:rsidRDefault="004F6788" w:rsidP="008708FB">
            <w:pPr>
              <w:suppressAutoHyphens/>
              <w:snapToGrid w:val="0"/>
              <w:spacing w:before="60" w:after="60" w:line="240" w:lineRule="auto"/>
              <w:rPr>
                <w:b/>
                <w:sz w:val="16"/>
                <w:szCs w:val="16"/>
                <w:lang w:eastAsia="ar-SA"/>
              </w:rPr>
            </w:pPr>
            <w:r w:rsidRPr="002455BA">
              <w:rPr>
                <w:b/>
                <w:sz w:val="16"/>
                <w:szCs w:val="16"/>
                <w:lang w:eastAsia="ar-SA"/>
              </w:rPr>
              <w:t>Remarks</w:t>
            </w:r>
          </w:p>
        </w:tc>
      </w:tr>
      <w:tr w:rsidR="004F6788" w:rsidRPr="002455BA" w14:paraId="7C422301" w14:textId="77777777" w:rsidTr="00681EDD">
        <w:trPr>
          <w:cantSplit/>
        </w:trPr>
        <w:tc>
          <w:tcPr>
            <w:tcW w:w="1237" w:type="dxa"/>
            <w:tcMar>
              <w:top w:w="0" w:type="dxa"/>
              <w:bottom w:w="0" w:type="dxa"/>
            </w:tcMar>
          </w:tcPr>
          <w:p w14:paraId="6D72664F" w14:textId="71678A32"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Enumeration</w:t>
            </w:r>
          </w:p>
        </w:tc>
        <w:tc>
          <w:tcPr>
            <w:tcW w:w="2977" w:type="dxa"/>
            <w:tcMar>
              <w:top w:w="0" w:type="dxa"/>
              <w:bottom w:w="0" w:type="dxa"/>
            </w:tcMar>
          </w:tcPr>
          <w:p w14:paraId="58CBE0C7"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S100_VerticalAndSoundingDatum</w:t>
            </w:r>
          </w:p>
        </w:tc>
        <w:tc>
          <w:tcPr>
            <w:tcW w:w="3544" w:type="dxa"/>
            <w:tcMar>
              <w:top w:w="0" w:type="dxa"/>
              <w:bottom w:w="0" w:type="dxa"/>
            </w:tcMar>
          </w:tcPr>
          <w:p w14:paraId="207B2AB4" w14:textId="77777777" w:rsidR="004F6788" w:rsidRPr="002455BA" w:rsidRDefault="004F6788" w:rsidP="008708FB">
            <w:pPr>
              <w:suppressAutoHyphens/>
              <w:snapToGrid w:val="0"/>
              <w:spacing w:before="60" w:after="60" w:line="240" w:lineRule="auto"/>
              <w:jc w:val="left"/>
              <w:rPr>
                <w:sz w:val="16"/>
                <w:szCs w:val="16"/>
                <w:lang w:eastAsia="ar-SA"/>
              </w:rPr>
            </w:pPr>
            <w:r w:rsidRPr="002455BA">
              <w:rPr>
                <w:sz w:val="16"/>
                <w:szCs w:val="16"/>
              </w:rPr>
              <w:t xml:space="preserve">Allowable vertical and sounding </w:t>
            </w:r>
            <w:proofErr w:type="spellStart"/>
            <w:r w:rsidRPr="002455BA">
              <w:rPr>
                <w:sz w:val="16"/>
                <w:szCs w:val="16"/>
              </w:rPr>
              <w:t>datums</w:t>
            </w:r>
            <w:proofErr w:type="spellEnd"/>
          </w:p>
        </w:tc>
        <w:tc>
          <w:tcPr>
            <w:tcW w:w="850" w:type="dxa"/>
          </w:tcPr>
          <w:p w14:paraId="2E73DF80" w14:textId="78162418" w:rsidR="004F6788" w:rsidRPr="002455BA" w:rsidRDefault="004F6788" w:rsidP="008708FB">
            <w:pPr>
              <w:suppressAutoHyphens/>
              <w:snapToGrid w:val="0"/>
              <w:spacing w:before="60" w:after="60" w:line="240" w:lineRule="auto"/>
              <w:jc w:val="center"/>
              <w:rPr>
                <w:sz w:val="16"/>
                <w:szCs w:val="16"/>
              </w:rPr>
            </w:pPr>
            <w:r w:rsidRPr="002455BA">
              <w:rPr>
                <w:sz w:val="16"/>
                <w:szCs w:val="16"/>
              </w:rPr>
              <w:t>-</w:t>
            </w:r>
          </w:p>
        </w:tc>
        <w:tc>
          <w:tcPr>
            <w:tcW w:w="5812" w:type="dxa"/>
            <w:tcMar>
              <w:top w:w="0" w:type="dxa"/>
              <w:bottom w:w="0" w:type="dxa"/>
            </w:tcMar>
          </w:tcPr>
          <w:p w14:paraId="73B4DAFD" w14:textId="74CA4C6A" w:rsidR="004F6788" w:rsidRPr="002455BA" w:rsidRDefault="007028DE" w:rsidP="008708FB">
            <w:pPr>
              <w:suppressAutoHyphens/>
              <w:snapToGrid w:val="0"/>
              <w:spacing w:before="60" w:after="60" w:line="240" w:lineRule="auto"/>
              <w:rPr>
                <w:sz w:val="16"/>
                <w:szCs w:val="16"/>
                <w:lang w:eastAsia="ar-SA"/>
              </w:rPr>
            </w:pPr>
            <w:r w:rsidRPr="002455BA">
              <w:rPr>
                <w:sz w:val="16"/>
                <w:szCs w:val="16"/>
                <w:lang w:eastAsia="ar-SA"/>
              </w:rPr>
              <w:t xml:space="preserve">Values listed in S-100 Part </w:t>
            </w:r>
            <w:r>
              <w:rPr>
                <w:sz w:val="16"/>
                <w:szCs w:val="16"/>
                <w:lang w:eastAsia="ar-SA"/>
              </w:rPr>
              <w:t>17</w:t>
            </w:r>
            <w:r w:rsidRPr="002455BA">
              <w:rPr>
                <w:sz w:val="16"/>
                <w:szCs w:val="16"/>
                <w:lang w:eastAsia="ar-SA"/>
              </w:rPr>
              <w:t xml:space="preserve"> but not mentioned in this table are not allowed</w:t>
            </w:r>
          </w:p>
        </w:tc>
      </w:tr>
      <w:tr w:rsidR="004F6788" w:rsidRPr="002455BA" w14:paraId="62A696D8" w14:textId="77777777" w:rsidTr="00681EDD">
        <w:trPr>
          <w:cantSplit/>
        </w:trPr>
        <w:tc>
          <w:tcPr>
            <w:tcW w:w="1237" w:type="dxa"/>
            <w:tcMar>
              <w:top w:w="0" w:type="dxa"/>
              <w:bottom w:w="0" w:type="dxa"/>
            </w:tcMar>
          </w:tcPr>
          <w:p w14:paraId="1045CA63"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Value</w:t>
            </w:r>
          </w:p>
        </w:tc>
        <w:tc>
          <w:tcPr>
            <w:tcW w:w="2977" w:type="dxa"/>
            <w:tcMar>
              <w:top w:w="0" w:type="dxa"/>
              <w:bottom w:w="0" w:type="dxa"/>
            </w:tcMar>
          </w:tcPr>
          <w:p w14:paraId="6071F687" w14:textId="77777777" w:rsidR="004F6788" w:rsidRPr="002455BA" w:rsidRDefault="004F6788" w:rsidP="008708FB">
            <w:pPr>
              <w:suppressAutoHyphens/>
              <w:snapToGrid w:val="0"/>
              <w:spacing w:before="60" w:after="60" w:line="240" w:lineRule="auto"/>
              <w:rPr>
                <w:sz w:val="16"/>
                <w:szCs w:val="16"/>
                <w:lang w:eastAsia="ar-SA"/>
              </w:rPr>
            </w:pPr>
            <w:proofErr w:type="spellStart"/>
            <w:r w:rsidRPr="002455BA">
              <w:rPr>
                <w:rFonts w:cs="Arial"/>
                <w:sz w:val="16"/>
                <w:szCs w:val="16"/>
                <w:lang w:val="en-US" w:eastAsia="en-US"/>
              </w:rPr>
              <w:t>meanLowWaterSprings</w:t>
            </w:r>
            <w:proofErr w:type="spellEnd"/>
          </w:p>
        </w:tc>
        <w:tc>
          <w:tcPr>
            <w:tcW w:w="3544" w:type="dxa"/>
            <w:tcMar>
              <w:top w:w="0" w:type="dxa"/>
              <w:bottom w:w="0" w:type="dxa"/>
            </w:tcMar>
          </w:tcPr>
          <w:p w14:paraId="0F0B8C96" w14:textId="77777777" w:rsidR="004F6788" w:rsidRPr="002455BA" w:rsidRDefault="004F6788" w:rsidP="008708FB">
            <w:pPr>
              <w:suppressAutoHyphens/>
              <w:snapToGrid w:val="0"/>
              <w:spacing w:before="60" w:after="60" w:line="240" w:lineRule="auto"/>
              <w:jc w:val="left"/>
              <w:rPr>
                <w:sz w:val="16"/>
                <w:szCs w:val="16"/>
                <w:lang w:val="fr-MC" w:eastAsia="ar-SA"/>
              </w:rPr>
            </w:pPr>
          </w:p>
        </w:tc>
        <w:tc>
          <w:tcPr>
            <w:tcW w:w="850" w:type="dxa"/>
          </w:tcPr>
          <w:p w14:paraId="18904810" w14:textId="0473B5EB"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w:t>
            </w:r>
          </w:p>
        </w:tc>
        <w:tc>
          <w:tcPr>
            <w:tcW w:w="5812" w:type="dxa"/>
            <w:tcMar>
              <w:top w:w="0" w:type="dxa"/>
              <w:bottom w:w="0" w:type="dxa"/>
            </w:tcMar>
          </w:tcPr>
          <w:p w14:paraId="46AC7F90" w14:textId="2C2DA158"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(MLWS)</w:t>
            </w:r>
          </w:p>
        </w:tc>
      </w:tr>
      <w:tr w:rsidR="002455BA" w:rsidRPr="002455BA" w14:paraId="20751753" w14:textId="77777777" w:rsidTr="00681EDD">
        <w:trPr>
          <w:cantSplit/>
        </w:trPr>
        <w:tc>
          <w:tcPr>
            <w:tcW w:w="1237" w:type="dxa"/>
            <w:tcMar>
              <w:top w:w="0" w:type="dxa"/>
              <w:bottom w:w="0" w:type="dxa"/>
            </w:tcMar>
          </w:tcPr>
          <w:p w14:paraId="3B0073BA" w14:textId="5A1D2FE8"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B64734D" w14:textId="2CC3C01C"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meanLowerLowWaterSprings</w:t>
            </w:r>
            <w:proofErr w:type="spellEnd"/>
          </w:p>
        </w:tc>
        <w:tc>
          <w:tcPr>
            <w:tcW w:w="3544" w:type="dxa"/>
            <w:tcMar>
              <w:top w:w="0" w:type="dxa"/>
              <w:bottom w:w="0" w:type="dxa"/>
            </w:tcMar>
          </w:tcPr>
          <w:p w14:paraId="77A80472"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3D18485" w14:textId="66169BF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w:t>
            </w:r>
          </w:p>
        </w:tc>
        <w:tc>
          <w:tcPr>
            <w:tcW w:w="5812" w:type="dxa"/>
            <w:tcMar>
              <w:top w:w="0" w:type="dxa"/>
              <w:bottom w:w="0" w:type="dxa"/>
            </w:tcMar>
          </w:tcPr>
          <w:p w14:paraId="7EBDE996" w14:textId="77777777" w:rsidR="004F6788" w:rsidRPr="002455BA" w:rsidDel="007A5525" w:rsidRDefault="004F6788" w:rsidP="008708FB">
            <w:pPr>
              <w:suppressAutoHyphens/>
              <w:snapToGrid w:val="0"/>
              <w:spacing w:before="60" w:after="60" w:line="240" w:lineRule="auto"/>
              <w:rPr>
                <w:sz w:val="16"/>
                <w:szCs w:val="16"/>
              </w:rPr>
            </w:pPr>
          </w:p>
        </w:tc>
      </w:tr>
      <w:tr w:rsidR="004F6788" w:rsidRPr="002455BA" w14:paraId="738C74C2" w14:textId="77777777" w:rsidTr="00681EDD">
        <w:trPr>
          <w:cantSplit/>
        </w:trPr>
        <w:tc>
          <w:tcPr>
            <w:tcW w:w="1237" w:type="dxa"/>
            <w:tcMar>
              <w:top w:w="0" w:type="dxa"/>
              <w:bottom w:w="0" w:type="dxa"/>
            </w:tcMar>
          </w:tcPr>
          <w:p w14:paraId="2BF5CD03" w14:textId="77777777"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Value</w:t>
            </w:r>
          </w:p>
        </w:tc>
        <w:tc>
          <w:tcPr>
            <w:tcW w:w="2977" w:type="dxa"/>
            <w:tcMar>
              <w:top w:w="0" w:type="dxa"/>
              <w:bottom w:w="0" w:type="dxa"/>
            </w:tcMar>
          </w:tcPr>
          <w:p w14:paraId="0FC6BF30" w14:textId="77777777" w:rsidR="004F6788" w:rsidRPr="002455BA" w:rsidRDefault="004F6788" w:rsidP="008708FB">
            <w:pPr>
              <w:suppressAutoHyphens/>
              <w:snapToGrid w:val="0"/>
              <w:spacing w:before="60" w:after="60" w:line="240" w:lineRule="auto"/>
              <w:rPr>
                <w:sz w:val="16"/>
                <w:szCs w:val="16"/>
                <w:lang w:eastAsia="ar-SA"/>
              </w:rPr>
            </w:pPr>
            <w:proofErr w:type="spellStart"/>
            <w:r w:rsidRPr="002455BA">
              <w:rPr>
                <w:rFonts w:cs="Arial"/>
                <w:sz w:val="16"/>
                <w:szCs w:val="16"/>
                <w:lang w:val="en-US" w:eastAsia="en-US"/>
              </w:rPr>
              <w:t>meanSeaLevel</w:t>
            </w:r>
            <w:proofErr w:type="spellEnd"/>
          </w:p>
        </w:tc>
        <w:tc>
          <w:tcPr>
            <w:tcW w:w="3544" w:type="dxa"/>
            <w:tcMar>
              <w:top w:w="0" w:type="dxa"/>
              <w:bottom w:w="0" w:type="dxa"/>
            </w:tcMar>
          </w:tcPr>
          <w:p w14:paraId="56A158C5"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E639369" w14:textId="0C6A10ED"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3</w:t>
            </w:r>
          </w:p>
        </w:tc>
        <w:tc>
          <w:tcPr>
            <w:tcW w:w="5812" w:type="dxa"/>
            <w:tcMar>
              <w:top w:w="0" w:type="dxa"/>
              <w:bottom w:w="0" w:type="dxa"/>
            </w:tcMar>
          </w:tcPr>
          <w:p w14:paraId="2B72F0CB" w14:textId="6D936623" w:rsidR="004F6788" w:rsidRPr="002455BA" w:rsidRDefault="004F6788" w:rsidP="008708FB">
            <w:pPr>
              <w:suppressAutoHyphens/>
              <w:snapToGrid w:val="0"/>
              <w:spacing w:before="60" w:after="60" w:line="240" w:lineRule="auto"/>
              <w:rPr>
                <w:sz w:val="16"/>
                <w:szCs w:val="16"/>
                <w:lang w:eastAsia="ar-SA"/>
              </w:rPr>
            </w:pPr>
            <w:r w:rsidRPr="002455BA">
              <w:rPr>
                <w:sz w:val="16"/>
                <w:szCs w:val="16"/>
              </w:rPr>
              <w:t>(MSL)</w:t>
            </w:r>
          </w:p>
        </w:tc>
      </w:tr>
      <w:tr w:rsidR="004F6788" w:rsidRPr="002455BA" w14:paraId="59182E63" w14:textId="77777777" w:rsidTr="00681EDD">
        <w:trPr>
          <w:cantSplit/>
        </w:trPr>
        <w:tc>
          <w:tcPr>
            <w:tcW w:w="1237" w:type="dxa"/>
            <w:tcMar>
              <w:top w:w="0" w:type="dxa"/>
              <w:bottom w:w="0" w:type="dxa"/>
            </w:tcMar>
          </w:tcPr>
          <w:p w14:paraId="5F3A6B1E"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F2C52A3"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lowestLowWater</w:t>
            </w:r>
            <w:proofErr w:type="spellEnd"/>
          </w:p>
        </w:tc>
        <w:tc>
          <w:tcPr>
            <w:tcW w:w="3544" w:type="dxa"/>
            <w:tcMar>
              <w:top w:w="0" w:type="dxa"/>
              <w:bottom w:w="0" w:type="dxa"/>
            </w:tcMar>
          </w:tcPr>
          <w:p w14:paraId="426B10E7"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AC24BAC" w14:textId="6BFEDF64"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4</w:t>
            </w:r>
          </w:p>
        </w:tc>
        <w:tc>
          <w:tcPr>
            <w:tcW w:w="5812" w:type="dxa"/>
            <w:tcMar>
              <w:top w:w="0" w:type="dxa"/>
              <w:bottom w:w="0" w:type="dxa"/>
            </w:tcMar>
          </w:tcPr>
          <w:p w14:paraId="7788E077" w14:textId="4AC23D42" w:rsidR="004F6788" w:rsidRPr="002455BA" w:rsidRDefault="004F6788" w:rsidP="008708FB">
            <w:pPr>
              <w:suppressAutoHyphens/>
              <w:snapToGrid w:val="0"/>
              <w:spacing w:before="60" w:after="60" w:line="240" w:lineRule="auto"/>
              <w:rPr>
                <w:sz w:val="16"/>
                <w:szCs w:val="16"/>
              </w:rPr>
            </w:pPr>
          </w:p>
        </w:tc>
      </w:tr>
      <w:tr w:rsidR="004F6788" w:rsidRPr="002455BA" w14:paraId="67CCC58B" w14:textId="77777777" w:rsidTr="00681EDD">
        <w:trPr>
          <w:cantSplit/>
        </w:trPr>
        <w:tc>
          <w:tcPr>
            <w:tcW w:w="1237" w:type="dxa"/>
            <w:tcMar>
              <w:top w:w="0" w:type="dxa"/>
              <w:bottom w:w="0" w:type="dxa"/>
            </w:tcMar>
          </w:tcPr>
          <w:p w14:paraId="0FB8813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442722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meanLowWater</w:t>
            </w:r>
            <w:proofErr w:type="spellEnd"/>
          </w:p>
        </w:tc>
        <w:tc>
          <w:tcPr>
            <w:tcW w:w="3544" w:type="dxa"/>
            <w:tcMar>
              <w:top w:w="0" w:type="dxa"/>
              <w:bottom w:w="0" w:type="dxa"/>
            </w:tcMar>
          </w:tcPr>
          <w:p w14:paraId="7422F59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B2E375" w14:textId="13A71739"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5</w:t>
            </w:r>
          </w:p>
        </w:tc>
        <w:tc>
          <w:tcPr>
            <w:tcW w:w="5812" w:type="dxa"/>
            <w:tcMar>
              <w:top w:w="0" w:type="dxa"/>
              <w:bottom w:w="0" w:type="dxa"/>
            </w:tcMar>
          </w:tcPr>
          <w:p w14:paraId="5812E44A" w14:textId="18B4E03A" w:rsidR="004F6788" w:rsidRPr="002455BA" w:rsidRDefault="004F6788" w:rsidP="008708FB">
            <w:pPr>
              <w:suppressAutoHyphens/>
              <w:snapToGrid w:val="0"/>
              <w:spacing w:before="60" w:after="60" w:line="240" w:lineRule="auto"/>
              <w:rPr>
                <w:sz w:val="16"/>
                <w:szCs w:val="16"/>
              </w:rPr>
            </w:pPr>
            <w:r w:rsidRPr="002455BA">
              <w:rPr>
                <w:sz w:val="16"/>
                <w:szCs w:val="16"/>
              </w:rPr>
              <w:t>(MLW)</w:t>
            </w:r>
          </w:p>
        </w:tc>
      </w:tr>
      <w:tr w:rsidR="004F6788" w:rsidRPr="002455BA" w14:paraId="459DD5BC" w14:textId="77777777" w:rsidTr="00681EDD">
        <w:trPr>
          <w:cantSplit/>
        </w:trPr>
        <w:tc>
          <w:tcPr>
            <w:tcW w:w="1237" w:type="dxa"/>
            <w:tcMar>
              <w:top w:w="0" w:type="dxa"/>
              <w:bottom w:w="0" w:type="dxa"/>
            </w:tcMar>
          </w:tcPr>
          <w:p w14:paraId="35C35D75"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2E523E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lowestLowWaterSprings</w:t>
            </w:r>
            <w:proofErr w:type="spellEnd"/>
          </w:p>
        </w:tc>
        <w:tc>
          <w:tcPr>
            <w:tcW w:w="3544" w:type="dxa"/>
            <w:tcMar>
              <w:top w:w="0" w:type="dxa"/>
              <w:bottom w:w="0" w:type="dxa"/>
            </w:tcMar>
          </w:tcPr>
          <w:p w14:paraId="4BA00D72"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B4D448A" w14:textId="0F954A6F"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6</w:t>
            </w:r>
          </w:p>
        </w:tc>
        <w:tc>
          <w:tcPr>
            <w:tcW w:w="5812" w:type="dxa"/>
            <w:tcMar>
              <w:top w:w="0" w:type="dxa"/>
              <w:bottom w:w="0" w:type="dxa"/>
            </w:tcMar>
          </w:tcPr>
          <w:p w14:paraId="18A9D004" w14:textId="6E0ABCFA" w:rsidR="004F6788" w:rsidRPr="002455BA" w:rsidRDefault="004F6788" w:rsidP="008708FB">
            <w:pPr>
              <w:suppressAutoHyphens/>
              <w:snapToGrid w:val="0"/>
              <w:spacing w:before="60" w:after="60" w:line="240" w:lineRule="auto"/>
              <w:rPr>
                <w:sz w:val="16"/>
                <w:szCs w:val="16"/>
              </w:rPr>
            </w:pPr>
          </w:p>
        </w:tc>
      </w:tr>
      <w:tr w:rsidR="004F6788" w:rsidRPr="002455BA" w14:paraId="362FE650" w14:textId="77777777" w:rsidTr="00681EDD">
        <w:trPr>
          <w:cantSplit/>
        </w:trPr>
        <w:tc>
          <w:tcPr>
            <w:tcW w:w="1237" w:type="dxa"/>
            <w:tcMar>
              <w:top w:w="0" w:type="dxa"/>
              <w:bottom w:w="0" w:type="dxa"/>
            </w:tcMar>
          </w:tcPr>
          <w:p w14:paraId="531D748C"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C0D043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approximateMeanLowWaterSprings</w:t>
            </w:r>
            <w:proofErr w:type="spellEnd"/>
          </w:p>
        </w:tc>
        <w:tc>
          <w:tcPr>
            <w:tcW w:w="3544" w:type="dxa"/>
            <w:tcMar>
              <w:top w:w="0" w:type="dxa"/>
              <w:bottom w:w="0" w:type="dxa"/>
            </w:tcMar>
          </w:tcPr>
          <w:p w14:paraId="0A6868C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143D673" w14:textId="7B332F2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7</w:t>
            </w:r>
          </w:p>
        </w:tc>
        <w:tc>
          <w:tcPr>
            <w:tcW w:w="5812" w:type="dxa"/>
            <w:tcMar>
              <w:top w:w="0" w:type="dxa"/>
              <w:bottom w:w="0" w:type="dxa"/>
            </w:tcMar>
          </w:tcPr>
          <w:p w14:paraId="039CECAA" w14:textId="2D00AD98" w:rsidR="004F6788" w:rsidRPr="002455BA" w:rsidRDefault="004F6788" w:rsidP="008708FB">
            <w:pPr>
              <w:suppressAutoHyphens/>
              <w:snapToGrid w:val="0"/>
              <w:spacing w:before="60" w:after="60" w:line="240" w:lineRule="auto"/>
              <w:rPr>
                <w:sz w:val="16"/>
                <w:szCs w:val="16"/>
              </w:rPr>
            </w:pPr>
          </w:p>
        </w:tc>
      </w:tr>
      <w:tr w:rsidR="004F6788" w:rsidRPr="002455BA" w14:paraId="5F747B7A" w14:textId="77777777" w:rsidTr="00681EDD">
        <w:trPr>
          <w:cantSplit/>
        </w:trPr>
        <w:tc>
          <w:tcPr>
            <w:tcW w:w="1237" w:type="dxa"/>
            <w:tcMar>
              <w:top w:w="0" w:type="dxa"/>
              <w:bottom w:w="0" w:type="dxa"/>
            </w:tcMar>
          </w:tcPr>
          <w:p w14:paraId="66A35983"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3ADD74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indianSpringLowWater</w:t>
            </w:r>
            <w:proofErr w:type="spellEnd"/>
          </w:p>
        </w:tc>
        <w:tc>
          <w:tcPr>
            <w:tcW w:w="3544" w:type="dxa"/>
            <w:tcMar>
              <w:top w:w="0" w:type="dxa"/>
              <w:bottom w:w="0" w:type="dxa"/>
            </w:tcMar>
          </w:tcPr>
          <w:p w14:paraId="5F2771DD"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6F302C8" w14:textId="5713BD2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8</w:t>
            </w:r>
          </w:p>
        </w:tc>
        <w:tc>
          <w:tcPr>
            <w:tcW w:w="5812" w:type="dxa"/>
            <w:tcMar>
              <w:top w:w="0" w:type="dxa"/>
              <w:bottom w:w="0" w:type="dxa"/>
            </w:tcMar>
          </w:tcPr>
          <w:p w14:paraId="20044915" w14:textId="0E1073EB" w:rsidR="004F6788" w:rsidRPr="002455BA" w:rsidRDefault="004F6788" w:rsidP="008708FB">
            <w:pPr>
              <w:suppressAutoHyphens/>
              <w:snapToGrid w:val="0"/>
              <w:spacing w:before="60" w:after="60" w:line="240" w:lineRule="auto"/>
              <w:rPr>
                <w:sz w:val="16"/>
                <w:szCs w:val="16"/>
              </w:rPr>
            </w:pPr>
          </w:p>
        </w:tc>
      </w:tr>
      <w:tr w:rsidR="004F6788" w:rsidRPr="002455BA" w14:paraId="564D6E5E" w14:textId="77777777" w:rsidTr="00681EDD">
        <w:trPr>
          <w:cantSplit/>
        </w:trPr>
        <w:tc>
          <w:tcPr>
            <w:tcW w:w="1237" w:type="dxa"/>
            <w:tcMar>
              <w:top w:w="0" w:type="dxa"/>
              <w:bottom w:w="0" w:type="dxa"/>
            </w:tcMar>
          </w:tcPr>
          <w:p w14:paraId="12B1D0CA"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4AA38436"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lowWaterSprings</w:t>
            </w:r>
            <w:proofErr w:type="spellEnd"/>
          </w:p>
        </w:tc>
        <w:tc>
          <w:tcPr>
            <w:tcW w:w="3544" w:type="dxa"/>
            <w:tcMar>
              <w:top w:w="0" w:type="dxa"/>
              <w:bottom w:w="0" w:type="dxa"/>
            </w:tcMar>
          </w:tcPr>
          <w:p w14:paraId="7E13F99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2F40AC" w14:textId="26C2E1A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9</w:t>
            </w:r>
          </w:p>
        </w:tc>
        <w:tc>
          <w:tcPr>
            <w:tcW w:w="5812" w:type="dxa"/>
            <w:tcMar>
              <w:top w:w="0" w:type="dxa"/>
              <w:bottom w:w="0" w:type="dxa"/>
            </w:tcMar>
          </w:tcPr>
          <w:p w14:paraId="6A76454C" w14:textId="283BADBA" w:rsidR="004F6788" w:rsidRPr="002455BA" w:rsidRDefault="004F6788" w:rsidP="008708FB">
            <w:pPr>
              <w:suppressAutoHyphens/>
              <w:snapToGrid w:val="0"/>
              <w:spacing w:before="60" w:after="60" w:line="240" w:lineRule="auto"/>
              <w:rPr>
                <w:sz w:val="16"/>
                <w:szCs w:val="16"/>
              </w:rPr>
            </w:pPr>
          </w:p>
        </w:tc>
      </w:tr>
      <w:tr w:rsidR="004F6788" w:rsidRPr="002455BA" w14:paraId="4E466CB1" w14:textId="77777777" w:rsidTr="00681EDD">
        <w:trPr>
          <w:cantSplit/>
        </w:trPr>
        <w:tc>
          <w:tcPr>
            <w:tcW w:w="1237" w:type="dxa"/>
            <w:tcMar>
              <w:top w:w="0" w:type="dxa"/>
              <w:bottom w:w="0" w:type="dxa"/>
            </w:tcMar>
          </w:tcPr>
          <w:p w14:paraId="738FEC5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36B4196"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approximateLowestAstronomicalTide</w:t>
            </w:r>
            <w:proofErr w:type="spellEnd"/>
          </w:p>
        </w:tc>
        <w:tc>
          <w:tcPr>
            <w:tcW w:w="3544" w:type="dxa"/>
            <w:tcMar>
              <w:top w:w="0" w:type="dxa"/>
              <w:bottom w:w="0" w:type="dxa"/>
            </w:tcMar>
          </w:tcPr>
          <w:p w14:paraId="74C0124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24BE10D" w14:textId="3BFC00B9"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10</w:t>
            </w:r>
          </w:p>
        </w:tc>
        <w:tc>
          <w:tcPr>
            <w:tcW w:w="5812" w:type="dxa"/>
            <w:tcMar>
              <w:top w:w="0" w:type="dxa"/>
              <w:bottom w:w="0" w:type="dxa"/>
            </w:tcMar>
          </w:tcPr>
          <w:p w14:paraId="10F97D3E" w14:textId="14848A9F" w:rsidR="004F6788" w:rsidRPr="002455BA" w:rsidRDefault="004F6788" w:rsidP="008708FB">
            <w:pPr>
              <w:suppressAutoHyphens/>
              <w:snapToGrid w:val="0"/>
              <w:spacing w:before="60" w:after="60" w:line="240" w:lineRule="auto"/>
              <w:rPr>
                <w:sz w:val="16"/>
                <w:szCs w:val="16"/>
              </w:rPr>
            </w:pPr>
          </w:p>
        </w:tc>
      </w:tr>
      <w:tr w:rsidR="004F6788" w:rsidRPr="002455BA" w14:paraId="4EC7CE14" w14:textId="77777777" w:rsidTr="00681EDD">
        <w:trPr>
          <w:cantSplit/>
        </w:trPr>
        <w:tc>
          <w:tcPr>
            <w:tcW w:w="1237" w:type="dxa"/>
            <w:tcMar>
              <w:top w:w="0" w:type="dxa"/>
              <w:bottom w:w="0" w:type="dxa"/>
            </w:tcMar>
          </w:tcPr>
          <w:p w14:paraId="7EC4B2D7"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B0DDB9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nearlyLowestLowWater</w:t>
            </w:r>
            <w:proofErr w:type="spellEnd"/>
          </w:p>
        </w:tc>
        <w:tc>
          <w:tcPr>
            <w:tcW w:w="3544" w:type="dxa"/>
            <w:tcMar>
              <w:top w:w="0" w:type="dxa"/>
              <w:bottom w:w="0" w:type="dxa"/>
            </w:tcMar>
          </w:tcPr>
          <w:p w14:paraId="3DAD0E1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FB55670" w14:textId="21DC17A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11</w:t>
            </w:r>
          </w:p>
        </w:tc>
        <w:tc>
          <w:tcPr>
            <w:tcW w:w="5812" w:type="dxa"/>
            <w:tcMar>
              <w:top w:w="0" w:type="dxa"/>
              <w:bottom w:w="0" w:type="dxa"/>
            </w:tcMar>
          </w:tcPr>
          <w:p w14:paraId="14D87331" w14:textId="3BC6A544" w:rsidR="004F6788" w:rsidRPr="002455BA" w:rsidRDefault="004F6788" w:rsidP="008708FB">
            <w:pPr>
              <w:suppressAutoHyphens/>
              <w:snapToGrid w:val="0"/>
              <w:spacing w:before="60" w:after="60" w:line="240" w:lineRule="auto"/>
              <w:rPr>
                <w:sz w:val="16"/>
                <w:szCs w:val="16"/>
              </w:rPr>
            </w:pPr>
          </w:p>
        </w:tc>
      </w:tr>
      <w:tr w:rsidR="004F6788" w:rsidRPr="002455BA" w14:paraId="11504248" w14:textId="77777777" w:rsidTr="00681EDD">
        <w:trPr>
          <w:cantSplit/>
        </w:trPr>
        <w:tc>
          <w:tcPr>
            <w:tcW w:w="1237" w:type="dxa"/>
            <w:tcMar>
              <w:top w:w="0" w:type="dxa"/>
              <w:bottom w:w="0" w:type="dxa"/>
            </w:tcMar>
          </w:tcPr>
          <w:p w14:paraId="6239C6B5"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D88E7BE"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meanLowerLowWater</w:t>
            </w:r>
            <w:proofErr w:type="spellEnd"/>
          </w:p>
        </w:tc>
        <w:tc>
          <w:tcPr>
            <w:tcW w:w="3544" w:type="dxa"/>
            <w:tcMar>
              <w:top w:w="0" w:type="dxa"/>
              <w:bottom w:w="0" w:type="dxa"/>
            </w:tcMar>
          </w:tcPr>
          <w:p w14:paraId="682F43A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B482749" w14:textId="558C5DA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12</w:t>
            </w:r>
          </w:p>
        </w:tc>
        <w:tc>
          <w:tcPr>
            <w:tcW w:w="5812" w:type="dxa"/>
            <w:tcMar>
              <w:top w:w="0" w:type="dxa"/>
              <w:bottom w:w="0" w:type="dxa"/>
            </w:tcMar>
          </w:tcPr>
          <w:p w14:paraId="1E8938AF" w14:textId="4EBF01B0" w:rsidR="004F6788" w:rsidRPr="002455BA" w:rsidRDefault="004F6788" w:rsidP="008708FB">
            <w:pPr>
              <w:suppressAutoHyphens/>
              <w:snapToGrid w:val="0"/>
              <w:spacing w:before="60" w:after="60" w:line="240" w:lineRule="auto"/>
              <w:rPr>
                <w:sz w:val="16"/>
                <w:szCs w:val="16"/>
              </w:rPr>
            </w:pPr>
            <w:r w:rsidRPr="002455BA">
              <w:rPr>
                <w:sz w:val="16"/>
                <w:szCs w:val="16"/>
              </w:rPr>
              <w:t>(MLLW)</w:t>
            </w:r>
          </w:p>
        </w:tc>
      </w:tr>
      <w:tr w:rsidR="004F6788" w:rsidRPr="002455BA" w14:paraId="29A08FF9" w14:textId="77777777" w:rsidTr="00681EDD">
        <w:trPr>
          <w:cantSplit/>
        </w:trPr>
        <w:tc>
          <w:tcPr>
            <w:tcW w:w="1237" w:type="dxa"/>
            <w:tcMar>
              <w:top w:w="0" w:type="dxa"/>
              <w:bottom w:w="0" w:type="dxa"/>
            </w:tcMar>
          </w:tcPr>
          <w:p w14:paraId="4F0B7A2E"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65B0F21"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lowWater</w:t>
            </w:r>
            <w:proofErr w:type="spellEnd"/>
          </w:p>
        </w:tc>
        <w:tc>
          <w:tcPr>
            <w:tcW w:w="3544" w:type="dxa"/>
            <w:tcMar>
              <w:top w:w="0" w:type="dxa"/>
              <w:bottom w:w="0" w:type="dxa"/>
            </w:tcMar>
          </w:tcPr>
          <w:p w14:paraId="6E602559"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12A3EC1" w14:textId="2E274497"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13</w:t>
            </w:r>
          </w:p>
        </w:tc>
        <w:tc>
          <w:tcPr>
            <w:tcW w:w="5812" w:type="dxa"/>
            <w:tcMar>
              <w:top w:w="0" w:type="dxa"/>
              <w:bottom w:w="0" w:type="dxa"/>
            </w:tcMar>
          </w:tcPr>
          <w:p w14:paraId="068B509F" w14:textId="10B08A91" w:rsidR="004F6788" w:rsidRPr="002455BA" w:rsidRDefault="004F6788" w:rsidP="008708FB">
            <w:pPr>
              <w:suppressAutoHyphens/>
              <w:snapToGrid w:val="0"/>
              <w:spacing w:before="60" w:after="60" w:line="240" w:lineRule="auto"/>
              <w:rPr>
                <w:sz w:val="16"/>
                <w:szCs w:val="16"/>
              </w:rPr>
            </w:pPr>
            <w:r w:rsidRPr="002455BA">
              <w:rPr>
                <w:sz w:val="16"/>
                <w:szCs w:val="16"/>
              </w:rPr>
              <w:t>(LW)</w:t>
            </w:r>
          </w:p>
        </w:tc>
      </w:tr>
      <w:tr w:rsidR="004F6788" w:rsidRPr="002455BA" w14:paraId="455AC2BD" w14:textId="77777777" w:rsidTr="00681EDD">
        <w:trPr>
          <w:cantSplit/>
        </w:trPr>
        <w:tc>
          <w:tcPr>
            <w:tcW w:w="1237" w:type="dxa"/>
            <w:tcMar>
              <w:top w:w="0" w:type="dxa"/>
              <w:bottom w:w="0" w:type="dxa"/>
            </w:tcMar>
          </w:tcPr>
          <w:p w14:paraId="0FBFFD6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368356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approximateMeanLowWater</w:t>
            </w:r>
            <w:proofErr w:type="spellEnd"/>
          </w:p>
        </w:tc>
        <w:tc>
          <w:tcPr>
            <w:tcW w:w="3544" w:type="dxa"/>
            <w:tcMar>
              <w:top w:w="0" w:type="dxa"/>
              <w:bottom w:w="0" w:type="dxa"/>
            </w:tcMar>
          </w:tcPr>
          <w:p w14:paraId="5FD4741F"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744F00E" w14:textId="2C4FAC77"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14</w:t>
            </w:r>
          </w:p>
        </w:tc>
        <w:tc>
          <w:tcPr>
            <w:tcW w:w="5812" w:type="dxa"/>
            <w:tcMar>
              <w:top w:w="0" w:type="dxa"/>
              <w:bottom w:w="0" w:type="dxa"/>
            </w:tcMar>
          </w:tcPr>
          <w:p w14:paraId="43378E4C" w14:textId="5FC0970B" w:rsidR="004F6788" w:rsidRPr="002455BA" w:rsidRDefault="004F6788" w:rsidP="008708FB">
            <w:pPr>
              <w:suppressAutoHyphens/>
              <w:snapToGrid w:val="0"/>
              <w:spacing w:before="60" w:after="60" w:line="240" w:lineRule="auto"/>
              <w:rPr>
                <w:sz w:val="16"/>
                <w:szCs w:val="16"/>
              </w:rPr>
            </w:pPr>
          </w:p>
        </w:tc>
      </w:tr>
      <w:tr w:rsidR="004F6788" w:rsidRPr="002455BA" w14:paraId="537F40DB" w14:textId="77777777" w:rsidTr="00681EDD">
        <w:trPr>
          <w:cantSplit/>
        </w:trPr>
        <w:tc>
          <w:tcPr>
            <w:tcW w:w="1237" w:type="dxa"/>
            <w:tcMar>
              <w:top w:w="0" w:type="dxa"/>
              <w:bottom w:w="0" w:type="dxa"/>
            </w:tcMar>
          </w:tcPr>
          <w:p w14:paraId="45EDB14A" w14:textId="77777777" w:rsidR="004F6788" w:rsidRPr="002455BA" w:rsidRDefault="004F6788" w:rsidP="008708FB">
            <w:pPr>
              <w:suppressAutoHyphens/>
              <w:snapToGrid w:val="0"/>
              <w:spacing w:before="60" w:after="60" w:line="240" w:lineRule="auto"/>
              <w:rPr>
                <w:sz w:val="16"/>
                <w:szCs w:val="16"/>
              </w:rPr>
            </w:pPr>
            <w:r w:rsidRPr="002455BA">
              <w:rPr>
                <w:sz w:val="16"/>
                <w:szCs w:val="16"/>
              </w:rPr>
              <w:lastRenderedPageBreak/>
              <w:t>Value</w:t>
            </w:r>
          </w:p>
        </w:tc>
        <w:tc>
          <w:tcPr>
            <w:tcW w:w="2977" w:type="dxa"/>
            <w:tcMar>
              <w:top w:w="0" w:type="dxa"/>
              <w:bottom w:w="0" w:type="dxa"/>
            </w:tcMar>
          </w:tcPr>
          <w:p w14:paraId="4AB73B8C"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approximateMeanLowerLowWater</w:t>
            </w:r>
            <w:proofErr w:type="spellEnd"/>
          </w:p>
        </w:tc>
        <w:tc>
          <w:tcPr>
            <w:tcW w:w="3544" w:type="dxa"/>
            <w:tcMar>
              <w:top w:w="0" w:type="dxa"/>
              <w:bottom w:w="0" w:type="dxa"/>
            </w:tcMar>
          </w:tcPr>
          <w:p w14:paraId="727457A0"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0333A041" w14:textId="717A3D1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15</w:t>
            </w:r>
          </w:p>
        </w:tc>
        <w:tc>
          <w:tcPr>
            <w:tcW w:w="5812" w:type="dxa"/>
            <w:tcMar>
              <w:top w:w="0" w:type="dxa"/>
              <w:bottom w:w="0" w:type="dxa"/>
            </w:tcMar>
          </w:tcPr>
          <w:p w14:paraId="052ABC1C" w14:textId="7A6F6DF0" w:rsidR="004F6788" w:rsidRPr="002455BA" w:rsidRDefault="004F6788" w:rsidP="008708FB">
            <w:pPr>
              <w:suppressAutoHyphens/>
              <w:snapToGrid w:val="0"/>
              <w:spacing w:before="60" w:after="60" w:line="240" w:lineRule="auto"/>
              <w:rPr>
                <w:sz w:val="16"/>
                <w:szCs w:val="16"/>
              </w:rPr>
            </w:pPr>
          </w:p>
        </w:tc>
      </w:tr>
      <w:tr w:rsidR="004F6788" w:rsidRPr="002455BA" w14:paraId="621F9969" w14:textId="77777777" w:rsidTr="00681EDD">
        <w:trPr>
          <w:cantSplit/>
        </w:trPr>
        <w:tc>
          <w:tcPr>
            <w:tcW w:w="1237" w:type="dxa"/>
            <w:tcMar>
              <w:top w:w="0" w:type="dxa"/>
              <w:bottom w:w="0" w:type="dxa"/>
            </w:tcMar>
          </w:tcPr>
          <w:p w14:paraId="53E804B9"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70A0E05"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meanHighWater</w:t>
            </w:r>
            <w:proofErr w:type="spellEnd"/>
          </w:p>
        </w:tc>
        <w:tc>
          <w:tcPr>
            <w:tcW w:w="3544" w:type="dxa"/>
            <w:tcMar>
              <w:top w:w="0" w:type="dxa"/>
              <w:bottom w:w="0" w:type="dxa"/>
            </w:tcMar>
          </w:tcPr>
          <w:p w14:paraId="27C87D0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4835AA90" w14:textId="22037A7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16</w:t>
            </w:r>
          </w:p>
        </w:tc>
        <w:tc>
          <w:tcPr>
            <w:tcW w:w="5812" w:type="dxa"/>
            <w:tcMar>
              <w:top w:w="0" w:type="dxa"/>
              <w:bottom w:w="0" w:type="dxa"/>
            </w:tcMar>
          </w:tcPr>
          <w:p w14:paraId="584820CF" w14:textId="1FD99470" w:rsidR="004F6788" w:rsidRPr="002455BA" w:rsidRDefault="004F6788" w:rsidP="008708FB">
            <w:pPr>
              <w:suppressAutoHyphens/>
              <w:snapToGrid w:val="0"/>
              <w:spacing w:before="60" w:after="60" w:line="240" w:lineRule="auto"/>
              <w:rPr>
                <w:sz w:val="16"/>
                <w:szCs w:val="16"/>
              </w:rPr>
            </w:pPr>
            <w:r w:rsidRPr="002455BA">
              <w:rPr>
                <w:sz w:val="16"/>
                <w:szCs w:val="16"/>
              </w:rPr>
              <w:t>(MHW)</w:t>
            </w:r>
          </w:p>
        </w:tc>
      </w:tr>
      <w:tr w:rsidR="004F6788" w:rsidRPr="002455BA" w14:paraId="79E84B86" w14:textId="77777777" w:rsidTr="00681EDD">
        <w:trPr>
          <w:cantSplit/>
        </w:trPr>
        <w:tc>
          <w:tcPr>
            <w:tcW w:w="1237" w:type="dxa"/>
            <w:tcMar>
              <w:top w:w="0" w:type="dxa"/>
              <w:bottom w:w="0" w:type="dxa"/>
            </w:tcMar>
          </w:tcPr>
          <w:p w14:paraId="714D46C7"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CA1473D"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meanHighWaterSprings</w:t>
            </w:r>
            <w:proofErr w:type="spellEnd"/>
          </w:p>
        </w:tc>
        <w:tc>
          <w:tcPr>
            <w:tcW w:w="3544" w:type="dxa"/>
            <w:tcMar>
              <w:top w:w="0" w:type="dxa"/>
              <w:bottom w:w="0" w:type="dxa"/>
            </w:tcMar>
          </w:tcPr>
          <w:p w14:paraId="1236CE3F"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ACF0B5B" w14:textId="5B7E1124"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17</w:t>
            </w:r>
          </w:p>
        </w:tc>
        <w:tc>
          <w:tcPr>
            <w:tcW w:w="5812" w:type="dxa"/>
            <w:tcMar>
              <w:top w:w="0" w:type="dxa"/>
              <w:bottom w:w="0" w:type="dxa"/>
            </w:tcMar>
          </w:tcPr>
          <w:p w14:paraId="102516CC" w14:textId="79205717" w:rsidR="004F6788" w:rsidRPr="002455BA" w:rsidRDefault="004F6788" w:rsidP="008708FB">
            <w:pPr>
              <w:suppressAutoHyphens/>
              <w:snapToGrid w:val="0"/>
              <w:spacing w:before="60" w:after="60" w:line="240" w:lineRule="auto"/>
              <w:rPr>
                <w:sz w:val="16"/>
                <w:szCs w:val="16"/>
              </w:rPr>
            </w:pPr>
            <w:r w:rsidRPr="002455BA">
              <w:rPr>
                <w:sz w:val="16"/>
                <w:szCs w:val="16"/>
              </w:rPr>
              <w:t>(MHWS)</w:t>
            </w:r>
          </w:p>
        </w:tc>
      </w:tr>
      <w:tr w:rsidR="004F6788" w:rsidRPr="002455BA" w14:paraId="6C569C8F" w14:textId="77777777" w:rsidTr="00681EDD">
        <w:trPr>
          <w:cantSplit/>
        </w:trPr>
        <w:tc>
          <w:tcPr>
            <w:tcW w:w="1237" w:type="dxa"/>
            <w:tcMar>
              <w:top w:w="0" w:type="dxa"/>
              <w:bottom w:w="0" w:type="dxa"/>
            </w:tcMar>
          </w:tcPr>
          <w:p w14:paraId="5FA65574"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B293410"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highWater</w:t>
            </w:r>
            <w:proofErr w:type="spellEnd"/>
          </w:p>
        </w:tc>
        <w:tc>
          <w:tcPr>
            <w:tcW w:w="3544" w:type="dxa"/>
            <w:tcMar>
              <w:top w:w="0" w:type="dxa"/>
              <w:bottom w:w="0" w:type="dxa"/>
            </w:tcMar>
          </w:tcPr>
          <w:p w14:paraId="46BEF30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EA5BB13" w14:textId="3F6452D5"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18</w:t>
            </w:r>
          </w:p>
        </w:tc>
        <w:tc>
          <w:tcPr>
            <w:tcW w:w="5812" w:type="dxa"/>
            <w:tcMar>
              <w:top w:w="0" w:type="dxa"/>
              <w:bottom w:w="0" w:type="dxa"/>
            </w:tcMar>
          </w:tcPr>
          <w:p w14:paraId="65F11244" w14:textId="68B9F55B" w:rsidR="004F6788" w:rsidRPr="002455BA" w:rsidRDefault="004F6788" w:rsidP="008708FB">
            <w:pPr>
              <w:suppressAutoHyphens/>
              <w:snapToGrid w:val="0"/>
              <w:spacing w:before="60" w:after="60" w:line="240" w:lineRule="auto"/>
              <w:rPr>
                <w:sz w:val="16"/>
                <w:szCs w:val="16"/>
              </w:rPr>
            </w:pPr>
            <w:r w:rsidRPr="002455BA">
              <w:rPr>
                <w:sz w:val="16"/>
                <w:szCs w:val="16"/>
              </w:rPr>
              <w:t>(HW)</w:t>
            </w:r>
          </w:p>
        </w:tc>
      </w:tr>
      <w:tr w:rsidR="004F6788" w:rsidRPr="002455BA" w14:paraId="139E1540" w14:textId="77777777" w:rsidTr="00681EDD">
        <w:trPr>
          <w:cantSplit/>
        </w:trPr>
        <w:tc>
          <w:tcPr>
            <w:tcW w:w="1237" w:type="dxa"/>
            <w:tcMar>
              <w:top w:w="0" w:type="dxa"/>
              <w:bottom w:w="0" w:type="dxa"/>
            </w:tcMar>
          </w:tcPr>
          <w:p w14:paraId="51C0FC54"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39D0F62"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approximateMeanSeaLevel</w:t>
            </w:r>
            <w:proofErr w:type="spellEnd"/>
          </w:p>
        </w:tc>
        <w:tc>
          <w:tcPr>
            <w:tcW w:w="3544" w:type="dxa"/>
            <w:tcMar>
              <w:top w:w="0" w:type="dxa"/>
              <w:bottom w:w="0" w:type="dxa"/>
            </w:tcMar>
          </w:tcPr>
          <w:p w14:paraId="6B641FE1"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30BD72A2" w14:textId="26075072"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19</w:t>
            </w:r>
          </w:p>
        </w:tc>
        <w:tc>
          <w:tcPr>
            <w:tcW w:w="5812" w:type="dxa"/>
            <w:tcMar>
              <w:top w:w="0" w:type="dxa"/>
              <w:bottom w:w="0" w:type="dxa"/>
            </w:tcMar>
          </w:tcPr>
          <w:p w14:paraId="017F81AA" w14:textId="41068265" w:rsidR="004F6788" w:rsidRPr="002455BA" w:rsidRDefault="004F6788" w:rsidP="008708FB">
            <w:pPr>
              <w:suppressAutoHyphens/>
              <w:snapToGrid w:val="0"/>
              <w:spacing w:before="60" w:after="60" w:line="240" w:lineRule="auto"/>
              <w:rPr>
                <w:sz w:val="16"/>
                <w:szCs w:val="16"/>
              </w:rPr>
            </w:pPr>
          </w:p>
        </w:tc>
      </w:tr>
      <w:tr w:rsidR="004F6788" w:rsidRPr="002455BA" w14:paraId="413DBD38" w14:textId="77777777" w:rsidTr="00681EDD">
        <w:trPr>
          <w:cantSplit/>
        </w:trPr>
        <w:tc>
          <w:tcPr>
            <w:tcW w:w="1237" w:type="dxa"/>
            <w:tcMar>
              <w:top w:w="0" w:type="dxa"/>
              <w:bottom w:w="0" w:type="dxa"/>
            </w:tcMar>
          </w:tcPr>
          <w:p w14:paraId="32A1FE76"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0BABBB6A"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highWaterSprings</w:t>
            </w:r>
            <w:proofErr w:type="spellEnd"/>
          </w:p>
        </w:tc>
        <w:tc>
          <w:tcPr>
            <w:tcW w:w="3544" w:type="dxa"/>
            <w:tcMar>
              <w:top w:w="0" w:type="dxa"/>
              <w:bottom w:w="0" w:type="dxa"/>
            </w:tcMar>
          </w:tcPr>
          <w:p w14:paraId="564198BA"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84CD0FF" w14:textId="55D14E3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20</w:t>
            </w:r>
          </w:p>
        </w:tc>
        <w:tc>
          <w:tcPr>
            <w:tcW w:w="5812" w:type="dxa"/>
            <w:tcMar>
              <w:top w:w="0" w:type="dxa"/>
              <w:bottom w:w="0" w:type="dxa"/>
            </w:tcMar>
          </w:tcPr>
          <w:p w14:paraId="4618D204" w14:textId="31C52A78" w:rsidR="004F6788" w:rsidRPr="002455BA" w:rsidRDefault="004F6788" w:rsidP="008708FB">
            <w:pPr>
              <w:suppressAutoHyphens/>
              <w:snapToGrid w:val="0"/>
              <w:spacing w:before="60" w:after="60" w:line="240" w:lineRule="auto"/>
              <w:rPr>
                <w:sz w:val="16"/>
                <w:szCs w:val="16"/>
              </w:rPr>
            </w:pPr>
          </w:p>
        </w:tc>
      </w:tr>
      <w:tr w:rsidR="004F6788" w:rsidRPr="002455BA" w14:paraId="1EDB2CA3" w14:textId="77777777" w:rsidTr="00681EDD">
        <w:trPr>
          <w:cantSplit/>
        </w:trPr>
        <w:tc>
          <w:tcPr>
            <w:tcW w:w="1237" w:type="dxa"/>
            <w:tcMar>
              <w:top w:w="0" w:type="dxa"/>
              <w:bottom w:w="0" w:type="dxa"/>
            </w:tcMar>
          </w:tcPr>
          <w:p w14:paraId="7890D80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67BD21DE" w14:textId="77777777" w:rsidR="004F6788" w:rsidRPr="002455BA" w:rsidRDefault="004F6788" w:rsidP="008708FB">
            <w:pPr>
              <w:suppressAutoHyphens/>
              <w:snapToGrid w:val="0"/>
              <w:spacing w:before="60" w:after="60" w:line="240" w:lineRule="auto"/>
              <w:rPr>
                <w:rFonts w:cs="Arial"/>
                <w:sz w:val="16"/>
                <w:szCs w:val="16"/>
                <w:lang w:val="en-US" w:eastAsia="en-US"/>
              </w:rPr>
            </w:pPr>
            <w:proofErr w:type="spellStart"/>
            <w:r w:rsidRPr="002455BA">
              <w:rPr>
                <w:rFonts w:cs="Arial"/>
                <w:sz w:val="16"/>
                <w:szCs w:val="16"/>
                <w:lang w:val="en-US" w:eastAsia="en-US"/>
              </w:rPr>
              <w:t>meanHigherHighWater</w:t>
            </w:r>
            <w:proofErr w:type="spellEnd"/>
          </w:p>
        </w:tc>
        <w:tc>
          <w:tcPr>
            <w:tcW w:w="3544" w:type="dxa"/>
            <w:tcMar>
              <w:top w:w="0" w:type="dxa"/>
              <w:bottom w:w="0" w:type="dxa"/>
            </w:tcMar>
          </w:tcPr>
          <w:p w14:paraId="5DC935DC"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5CC74F8" w14:textId="34055F8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21</w:t>
            </w:r>
          </w:p>
        </w:tc>
        <w:tc>
          <w:tcPr>
            <w:tcW w:w="5812" w:type="dxa"/>
            <w:tcMar>
              <w:top w:w="0" w:type="dxa"/>
              <w:bottom w:w="0" w:type="dxa"/>
            </w:tcMar>
          </w:tcPr>
          <w:p w14:paraId="5589B46A" w14:textId="73FB05E6" w:rsidR="004F6788" w:rsidRPr="002455BA" w:rsidRDefault="004F6788" w:rsidP="008708FB">
            <w:pPr>
              <w:suppressAutoHyphens/>
              <w:snapToGrid w:val="0"/>
              <w:spacing w:before="60" w:after="60" w:line="240" w:lineRule="auto"/>
              <w:rPr>
                <w:sz w:val="16"/>
                <w:szCs w:val="16"/>
              </w:rPr>
            </w:pPr>
            <w:r w:rsidRPr="002455BA">
              <w:rPr>
                <w:sz w:val="16"/>
                <w:szCs w:val="16"/>
              </w:rPr>
              <w:t>(MHHW)</w:t>
            </w:r>
          </w:p>
        </w:tc>
      </w:tr>
      <w:tr w:rsidR="004F6788" w:rsidRPr="002455BA" w14:paraId="04701319" w14:textId="77777777" w:rsidTr="00681EDD">
        <w:trPr>
          <w:cantSplit/>
        </w:trPr>
        <w:tc>
          <w:tcPr>
            <w:tcW w:w="1237" w:type="dxa"/>
            <w:tcMar>
              <w:top w:w="0" w:type="dxa"/>
              <w:bottom w:w="0" w:type="dxa"/>
            </w:tcMar>
          </w:tcPr>
          <w:p w14:paraId="594C32CB"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B457DD2"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equinoctialSpringLowWater</w:t>
            </w:r>
            <w:proofErr w:type="spellEnd"/>
          </w:p>
        </w:tc>
        <w:tc>
          <w:tcPr>
            <w:tcW w:w="3544" w:type="dxa"/>
            <w:tcMar>
              <w:top w:w="0" w:type="dxa"/>
              <w:bottom w:w="0" w:type="dxa"/>
            </w:tcMar>
          </w:tcPr>
          <w:p w14:paraId="13F8C69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7E10D185" w14:textId="1C77D5AA"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22</w:t>
            </w:r>
          </w:p>
        </w:tc>
        <w:tc>
          <w:tcPr>
            <w:tcW w:w="5812" w:type="dxa"/>
            <w:tcMar>
              <w:top w:w="0" w:type="dxa"/>
              <w:bottom w:w="0" w:type="dxa"/>
            </w:tcMar>
          </w:tcPr>
          <w:p w14:paraId="4D099A44" w14:textId="001E2D43" w:rsidR="004F6788" w:rsidRPr="002455BA" w:rsidRDefault="004F6788" w:rsidP="008708FB">
            <w:pPr>
              <w:suppressAutoHyphens/>
              <w:snapToGrid w:val="0"/>
              <w:spacing w:before="60" w:after="60" w:line="240" w:lineRule="auto"/>
              <w:rPr>
                <w:sz w:val="16"/>
                <w:szCs w:val="16"/>
              </w:rPr>
            </w:pPr>
          </w:p>
        </w:tc>
      </w:tr>
      <w:tr w:rsidR="004F6788" w:rsidRPr="002455BA" w14:paraId="0FFFFB89" w14:textId="77777777" w:rsidTr="00681EDD">
        <w:trPr>
          <w:cantSplit/>
        </w:trPr>
        <w:tc>
          <w:tcPr>
            <w:tcW w:w="1237" w:type="dxa"/>
            <w:tcMar>
              <w:top w:w="0" w:type="dxa"/>
              <w:bottom w:w="0" w:type="dxa"/>
            </w:tcMar>
          </w:tcPr>
          <w:p w14:paraId="5A996B3D"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4AB3F61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lowestAstronomicalTide</w:t>
            </w:r>
            <w:proofErr w:type="spellEnd"/>
          </w:p>
        </w:tc>
        <w:tc>
          <w:tcPr>
            <w:tcW w:w="3544" w:type="dxa"/>
            <w:tcMar>
              <w:top w:w="0" w:type="dxa"/>
              <w:bottom w:w="0" w:type="dxa"/>
            </w:tcMar>
          </w:tcPr>
          <w:p w14:paraId="74F50F5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B00F0B1" w14:textId="60B9FCCD"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23</w:t>
            </w:r>
          </w:p>
        </w:tc>
        <w:tc>
          <w:tcPr>
            <w:tcW w:w="5812" w:type="dxa"/>
            <w:tcMar>
              <w:top w:w="0" w:type="dxa"/>
              <w:bottom w:w="0" w:type="dxa"/>
            </w:tcMar>
          </w:tcPr>
          <w:p w14:paraId="47909063" w14:textId="20BB1B9D" w:rsidR="004F6788" w:rsidRPr="002455BA" w:rsidRDefault="004F6788" w:rsidP="008708FB">
            <w:pPr>
              <w:suppressAutoHyphens/>
              <w:snapToGrid w:val="0"/>
              <w:spacing w:before="60" w:after="60" w:line="240" w:lineRule="auto"/>
              <w:rPr>
                <w:sz w:val="16"/>
                <w:szCs w:val="16"/>
              </w:rPr>
            </w:pPr>
            <w:r w:rsidRPr="002455BA">
              <w:rPr>
                <w:sz w:val="16"/>
                <w:szCs w:val="16"/>
              </w:rPr>
              <w:t>(LAT)</w:t>
            </w:r>
          </w:p>
        </w:tc>
      </w:tr>
      <w:tr w:rsidR="002455BA" w:rsidRPr="002455BA" w14:paraId="58633AB0" w14:textId="77777777" w:rsidTr="00681EDD">
        <w:trPr>
          <w:cantSplit/>
        </w:trPr>
        <w:tc>
          <w:tcPr>
            <w:tcW w:w="1237" w:type="dxa"/>
            <w:tcMar>
              <w:top w:w="0" w:type="dxa"/>
              <w:bottom w:w="0" w:type="dxa"/>
            </w:tcMar>
          </w:tcPr>
          <w:p w14:paraId="6A617AE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8B3E7D9"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localDatum</w:t>
            </w:r>
            <w:proofErr w:type="spellEnd"/>
          </w:p>
        </w:tc>
        <w:tc>
          <w:tcPr>
            <w:tcW w:w="3544" w:type="dxa"/>
            <w:tcMar>
              <w:top w:w="0" w:type="dxa"/>
              <w:bottom w:w="0" w:type="dxa"/>
            </w:tcMar>
          </w:tcPr>
          <w:p w14:paraId="68D24F10"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505F625E" w14:textId="3B37E05C"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24</w:t>
            </w:r>
          </w:p>
        </w:tc>
        <w:tc>
          <w:tcPr>
            <w:tcW w:w="5812" w:type="dxa"/>
            <w:tcMar>
              <w:top w:w="0" w:type="dxa"/>
              <w:bottom w:w="0" w:type="dxa"/>
            </w:tcMar>
          </w:tcPr>
          <w:p w14:paraId="62119A8F" w14:textId="451F1952" w:rsidR="004F6788" w:rsidRPr="002455BA" w:rsidRDefault="004F6788" w:rsidP="008708FB">
            <w:pPr>
              <w:suppressAutoHyphens/>
              <w:snapToGrid w:val="0"/>
              <w:spacing w:before="60" w:after="60" w:line="240" w:lineRule="auto"/>
              <w:rPr>
                <w:sz w:val="16"/>
                <w:szCs w:val="16"/>
              </w:rPr>
            </w:pPr>
          </w:p>
        </w:tc>
      </w:tr>
      <w:tr w:rsidR="004F6788" w:rsidRPr="002455BA" w14:paraId="03463394" w14:textId="77777777" w:rsidTr="00681EDD">
        <w:trPr>
          <w:cantSplit/>
        </w:trPr>
        <w:tc>
          <w:tcPr>
            <w:tcW w:w="1237" w:type="dxa"/>
            <w:tcMar>
              <w:top w:w="0" w:type="dxa"/>
              <w:bottom w:w="0" w:type="dxa"/>
            </w:tcMar>
          </w:tcPr>
          <w:p w14:paraId="71CF4A80"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86A052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internationalGreatLakesDatum1985</w:t>
            </w:r>
          </w:p>
        </w:tc>
        <w:tc>
          <w:tcPr>
            <w:tcW w:w="3544" w:type="dxa"/>
            <w:tcMar>
              <w:top w:w="0" w:type="dxa"/>
              <w:bottom w:w="0" w:type="dxa"/>
            </w:tcMar>
          </w:tcPr>
          <w:p w14:paraId="5654EF0D"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AA1BED5" w14:textId="443B3548"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25</w:t>
            </w:r>
          </w:p>
        </w:tc>
        <w:tc>
          <w:tcPr>
            <w:tcW w:w="5812" w:type="dxa"/>
            <w:tcMar>
              <w:top w:w="0" w:type="dxa"/>
              <w:bottom w:w="0" w:type="dxa"/>
            </w:tcMar>
          </w:tcPr>
          <w:p w14:paraId="32AF1F08" w14:textId="551B4B5C" w:rsidR="004F6788" w:rsidRPr="002455BA" w:rsidRDefault="004F6788" w:rsidP="008708FB">
            <w:pPr>
              <w:suppressAutoHyphens/>
              <w:snapToGrid w:val="0"/>
              <w:spacing w:before="60" w:after="60" w:line="240" w:lineRule="auto"/>
              <w:rPr>
                <w:sz w:val="16"/>
                <w:szCs w:val="16"/>
              </w:rPr>
            </w:pPr>
          </w:p>
        </w:tc>
      </w:tr>
      <w:tr w:rsidR="004F6788" w:rsidRPr="002455BA" w14:paraId="7BACF444" w14:textId="77777777" w:rsidTr="00681EDD">
        <w:trPr>
          <w:cantSplit/>
        </w:trPr>
        <w:tc>
          <w:tcPr>
            <w:tcW w:w="1237" w:type="dxa"/>
            <w:tcMar>
              <w:top w:w="0" w:type="dxa"/>
              <w:bottom w:w="0" w:type="dxa"/>
            </w:tcMar>
          </w:tcPr>
          <w:p w14:paraId="373554B0"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3FEA5F4"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meanWaterLevel</w:t>
            </w:r>
            <w:proofErr w:type="spellEnd"/>
          </w:p>
        </w:tc>
        <w:tc>
          <w:tcPr>
            <w:tcW w:w="3544" w:type="dxa"/>
            <w:tcMar>
              <w:top w:w="0" w:type="dxa"/>
              <w:bottom w:w="0" w:type="dxa"/>
            </w:tcMar>
          </w:tcPr>
          <w:p w14:paraId="2B314D18"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DD63A56" w14:textId="095EFC9E"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26</w:t>
            </w:r>
          </w:p>
        </w:tc>
        <w:tc>
          <w:tcPr>
            <w:tcW w:w="5812" w:type="dxa"/>
            <w:tcMar>
              <w:top w:w="0" w:type="dxa"/>
              <w:bottom w:w="0" w:type="dxa"/>
            </w:tcMar>
          </w:tcPr>
          <w:p w14:paraId="6EC0F612" w14:textId="1326E9D5" w:rsidR="004F6788" w:rsidRPr="002455BA" w:rsidRDefault="004F6788" w:rsidP="008708FB">
            <w:pPr>
              <w:suppressAutoHyphens/>
              <w:snapToGrid w:val="0"/>
              <w:spacing w:before="60" w:after="60" w:line="240" w:lineRule="auto"/>
              <w:rPr>
                <w:sz w:val="16"/>
                <w:szCs w:val="16"/>
              </w:rPr>
            </w:pPr>
          </w:p>
        </w:tc>
      </w:tr>
      <w:tr w:rsidR="004F6788" w:rsidRPr="002455BA" w14:paraId="0C838347" w14:textId="77777777" w:rsidTr="00681EDD">
        <w:trPr>
          <w:cantSplit/>
        </w:trPr>
        <w:tc>
          <w:tcPr>
            <w:tcW w:w="1237" w:type="dxa"/>
            <w:tcMar>
              <w:top w:w="0" w:type="dxa"/>
              <w:bottom w:w="0" w:type="dxa"/>
            </w:tcMar>
          </w:tcPr>
          <w:p w14:paraId="3523CBEA"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3952A98C"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lowerLowWaterLargeTide</w:t>
            </w:r>
            <w:proofErr w:type="spellEnd"/>
          </w:p>
        </w:tc>
        <w:tc>
          <w:tcPr>
            <w:tcW w:w="3544" w:type="dxa"/>
            <w:tcMar>
              <w:top w:w="0" w:type="dxa"/>
              <w:bottom w:w="0" w:type="dxa"/>
            </w:tcMar>
          </w:tcPr>
          <w:p w14:paraId="333F3C06"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2EFF0703" w14:textId="5D1CE0DB"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27</w:t>
            </w:r>
          </w:p>
        </w:tc>
        <w:tc>
          <w:tcPr>
            <w:tcW w:w="5812" w:type="dxa"/>
            <w:tcMar>
              <w:top w:w="0" w:type="dxa"/>
              <w:bottom w:w="0" w:type="dxa"/>
            </w:tcMar>
          </w:tcPr>
          <w:p w14:paraId="1443EA63" w14:textId="56E548F3" w:rsidR="004F6788" w:rsidRPr="002455BA" w:rsidRDefault="004F6788" w:rsidP="008708FB">
            <w:pPr>
              <w:suppressAutoHyphens/>
              <w:snapToGrid w:val="0"/>
              <w:spacing w:before="60" w:after="60" w:line="240" w:lineRule="auto"/>
              <w:rPr>
                <w:sz w:val="16"/>
                <w:szCs w:val="16"/>
              </w:rPr>
            </w:pPr>
          </w:p>
        </w:tc>
      </w:tr>
      <w:tr w:rsidR="004F6788" w:rsidRPr="002455BA" w14:paraId="5495DC0E" w14:textId="77777777" w:rsidTr="00681EDD">
        <w:trPr>
          <w:cantSplit/>
        </w:trPr>
        <w:tc>
          <w:tcPr>
            <w:tcW w:w="1237" w:type="dxa"/>
            <w:tcMar>
              <w:top w:w="0" w:type="dxa"/>
              <w:bottom w:w="0" w:type="dxa"/>
            </w:tcMar>
          </w:tcPr>
          <w:p w14:paraId="2C4FEDD2"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11635F84"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higherHighWaterLargeTide</w:t>
            </w:r>
            <w:proofErr w:type="spellEnd"/>
          </w:p>
        </w:tc>
        <w:tc>
          <w:tcPr>
            <w:tcW w:w="3544" w:type="dxa"/>
            <w:tcMar>
              <w:top w:w="0" w:type="dxa"/>
              <w:bottom w:w="0" w:type="dxa"/>
            </w:tcMar>
          </w:tcPr>
          <w:p w14:paraId="2C5416B5"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4EC321FF" w14:textId="51F57923"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28</w:t>
            </w:r>
          </w:p>
        </w:tc>
        <w:tc>
          <w:tcPr>
            <w:tcW w:w="5812" w:type="dxa"/>
            <w:tcMar>
              <w:top w:w="0" w:type="dxa"/>
              <w:bottom w:w="0" w:type="dxa"/>
            </w:tcMar>
          </w:tcPr>
          <w:p w14:paraId="5BD6A572" w14:textId="352C7170" w:rsidR="004F6788" w:rsidRPr="002455BA" w:rsidRDefault="004F6788" w:rsidP="008708FB">
            <w:pPr>
              <w:suppressAutoHyphens/>
              <w:snapToGrid w:val="0"/>
              <w:spacing w:before="60" w:after="60" w:line="240" w:lineRule="auto"/>
              <w:rPr>
                <w:sz w:val="16"/>
                <w:szCs w:val="16"/>
              </w:rPr>
            </w:pPr>
          </w:p>
        </w:tc>
      </w:tr>
      <w:tr w:rsidR="004F6788" w:rsidRPr="002455BA" w14:paraId="2881CE0C" w14:textId="77777777" w:rsidTr="00681EDD">
        <w:trPr>
          <w:cantSplit/>
        </w:trPr>
        <w:tc>
          <w:tcPr>
            <w:tcW w:w="1237" w:type="dxa"/>
            <w:tcMar>
              <w:top w:w="0" w:type="dxa"/>
              <w:bottom w:w="0" w:type="dxa"/>
            </w:tcMar>
          </w:tcPr>
          <w:p w14:paraId="1427F688"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5C297308"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nearlyHighestHighWater</w:t>
            </w:r>
            <w:proofErr w:type="spellEnd"/>
          </w:p>
        </w:tc>
        <w:tc>
          <w:tcPr>
            <w:tcW w:w="3544" w:type="dxa"/>
            <w:tcMar>
              <w:top w:w="0" w:type="dxa"/>
              <w:bottom w:w="0" w:type="dxa"/>
            </w:tcMar>
          </w:tcPr>
          <w:p w14:paraId="3D2ED984"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6AF1238" w14:textId="7ADD17B0"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29</w:t>
            </w:r>
          </w:p>
        </w:tc>
        <w:tc>
          <w:tcPr>
            <w:tcW w:w="5812" w:type="dxa"/>
            <w:tcMar>
              <w:top w:w="0" w:type="dxa"/>
              <w:bottom w:w="0" w:type="dxa"/>
            </w:tcMar>
          </w:tcPr>
          <w:p w14:paraId="15E5B5F2" w14:textId="0508A364" w:rsidR="004F6788" w:rsidRPr="002455BA" w:rsidRDefault="004F6788" w:rsidP="008708FB">
            <w:pPr>
              <w:suppressAutoHyphens/>
              <w:snapToGrid w:val="0"/>
              <w:spacing w:before="60" w:after="60" w:line="240" w:lineRule="auto"/>
              <w:rPr>
                <w:sz w:val="16"/>
                <w:szCs w:val="16"/>
              </w:rPr>
            </w:pPr>
          </w:p>
        </w:tc>
      </w:tr>
      <w:tr w:rsidR="004F6788" w:rsidRPr="002455BA" w14:paraId="2A79B097" w14:textId="77777777" w:rsidTr="00681EDD">
        <w:trPr>
          <w:cantSplit/>
        </w:trPr>
        <w:tc>
          <w:tcPr>
            <w:tcW w:w="1237" w:type="dxa"/>
            <w:tcMar>
              <w:top w:w="0" w:type="dxa"/>
              <w:bottom w:w="0" w:type="dxa"/>
            </w:tcMar>
          </w:tcPr>
          <w:p w14:paraId="16CA60A1" w14:textId="77777777" w:rsidR="004F6788" w:rsidRPr="002455BA" w:rsidRDefault="004F6788"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6CE9B1CA" w14:textId="77777777" w:rsidR="004F6788" w:rsidRPr="002455BA" w:rsidRDefault="004F6788" w:rsidP="008708FB">
            <w:pPr>
              <w:autoSpaceDE w:val="0"/>
              <w:autoSpaceDN w:val="0"/>
              <w:adjustRightInd w:val="0"/>
              <w:spacing w:before="60" w:after="60" w:line="240" w:lineRule="auto"/>
              <w:rPr>
                <w:rFonts w:cs="Arial"/>
                <w:sz w:val="16"/>
                <w:szCs w:val="16"/>
                <w:lang w:val="en-US" w:eastAsia="en-US"/>
              </w:rPr>
            </w:pPr>
            <w:proofErr w:type="spellStart"/>
            <w:r w:rsidRPr="002455BA">
              <w:rPr>
                <w:rFonts w:cs="Arial"/>
                <w:sz w:val="16"/>
                <w:szCs w:val="16"/>
                <w:lang w:val="en-US" w:eastAsia="en-US"/>
              </w:rPr>
              <w:t>highestAstronomicalTide</w:t>
            </w:r>
            <w:proofErr w:type="spellEnd"/>
            <w:r w:rsidRPr="002455BA">
              <w:rPr>
                <w:rFonts w:cs="Arial"/>
                <w:sz w:val="16"/>
                <w:szCs w:val="16"/>
                <w:lang w:val="en-US" w:eastAsia="en-US"/>
              </w:rPr>
              <w:t xml:space="preserve"> </w:t>
            </w:r>
          </w:p>
        </w:tc>
        <w:tc>
          <w:tcPr>
            <w:tcW w:w="3544" w:type="dxa"/>
            <w:tcMar>
              <w:top w:w="0" w:type="dxa"/>
              <w:bottom w:w="0" w:type="dxa"/>
            </w:tcMar>
          </w:tcPr>
          <w:p w14:paraId="5C568027" w14:textId="77777777" w:rsidR="004F6788" w:rsidRPr="002455BA" w:rsidRDefault="004F6788" w:rsidP="008708FB">
            <w:pPr>
              <w:suppressAutoHyphens/>
              <w:snapToGrid w:val="0"/>
              <w:spacing w:before="60" w:after="60" w:line="240" w:lineRule="auto"/>
              <w:jc w:val="left"/>
              <w:rPr>
                <w:sz w:val="16"/>
                <w:szCs w:val="16"/>
                <w:lang w:eastAsia="ar-SA"/>
              </w:rPr>
            </w:pPr>
          </w:p>
        </w:tc>
        <w:tc>
          <w:tcPr>
            <w:tcW w:w="850" w:type="dxa"/>
          </w:tcPr>
          <w:p w14:paraId="12F8B034" w14:textId="0EE2A7F6" w:rsidR="004F6788" w:rsidRPr="002455BA" w:rsidDel="007A5525" w:rsidRDefault="004F6788" w:rsidP="008708FB">
            <w:pPr>
              <w:suppressAutoHyphens/>
              <w:snapToGrid w:val="0"/>
              <w:spacing w:before="60" w:after="60" w:line="240" w:lineRule="auto"/>
              <w:jc w:val="center"/>
              <w:rPr>
                <w:sz w:val="16"/>
                <w:szCs w:val="16"/>
              </w:rPr>
            </w:pPr>
            <w:r w:rsidRPr="002455BA">
              <w:rPr>
                <w:sz w:val="16"/>
                <w:szCs w:val="16"/>
              </w:rPr>
              <w:t>30</w:t>
            </w:r>
          </w:p>
        </w:tc>
        <w:tc>
          <w:tcPr>
            <w:tcW w:w="5812" w:type="dxa"/>
            <w:tcMar>
              <w:top w:w="0" w:type="dxa"/>
              <w:bottom w:w="0" w:type="dxa"/>
            </w:tcMar>
          </w:tcPr>
          <w:p w14:paraId="62F6A08A" w14:textId="77777777" w:rsidR="004F6788" w:rsidRPr="002455BA" w:rsidRDefault="004F6788" w:rsidP="008708FB">
            <w:pPr>
              <w:suppressAutoHyphens/>
              <w:snapToGrid w:val="0"/>
              <w:spacing w:before="60" w:after="60" w:line="240" w:lineRule="auto"/>
              <w:rPr>
                <w:sz w:val="16"/>
                <w:szCs w:val="16"/>
              </w:rPr>
            </w:pPr>
            <w:r w:rsidRPr="002455BA">
              <w:rPr>
                <w:sz w:val="16"/>
                <w:szCs w:val="16"/>
              </w:rPr>
              <w:t>(HAT)</w:t>
            </w:r>
          </w:p>
        </w:tc>
      </w:tr>
      <w:tr w:rsidR="00B804F6" w:rsidRPr="002455BA" w14:paraId="6D24EF51" w14:textId="77777777" w:rsidTr="00681EDD">
        <w:trPr>
          <w:cantSplit/>
        </w:trPr>
        <w:tc>
          <w:tcPr>
            <w:tcW w:w="1237" w:type="dxa"/>
            <w:tcMar>
              <w:top w:w="0" w:type="dxa"/>
              <w:bottom w:w="0" w:type="dxa"/>
            </w:tcMar>
          </w:tcPr>
          <w:p w14:paraId="6D3E087C" w14:textId="736ACF4F" w:rsidR="00B804F6" w:rsidRPr="002455BA" w:rsidRDefault="00B804F6" w:rsidP="008708FB">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7FD864E5" w14:textId="05408C51" w:rsidR="00B804F6" w:rsidRPr="002455BA" w:rsidRDefault="00B804F6" w:rsidP="008708FB">
            <w:pPr>
              <w:autoSpaceDE w:val="0"/>
              <w:autoSpaceDN w:val="0"/>
              <w:adjustRightInd w:val="0"/>
              <w:spacing w:before="60" w:after="60" w:line="240" w:lineRule="auto"/>
              <w:rPr>
                <w:rFonts w:cs="Arial"/>
                <w:sz w:val="16"/>
                <w:szCs w:val="16"/>
                <w:lang w:val="en-US" w:eastAsia="en-US"/>
              </w:rPr>
            </w:pPr>
            <w:r>
              <w:rPr>
                <w:rFonts w:cs="Arial"/>
                <w:sz w:val="16"/>
                <w:szCs w:val="16"/>
                <w:lang w:val="en-US" w:eastAsia="en-US"/>
              </w:rPr>
              <w:t>balticSeaChartDatum2000</w:t>
            </w:r>
          </w:p>
        </w:tc>
        <w:tc>
          <w:tcPr>
            <w:tcW w:w="3544" w:type="dxa"/>
            <w:tcMar>
              <w:top w:w="0" w:type="dxa"/>
              <w:bottom w:w="0" w:type="dxa"/>
            </w:tcMar>
          </w:tcPr>
          <w:p w14:paraId="2BA39C1B" w14:textId="77777777" w:rsidR="00B804F6" w:rsidRPr="002455BA" w:rsidRDefault="00B804F6" w:rsidP="008708FB">
            <w:pPr>
              <w:suppressAutoHyphens/>
              <w:snapToGrid w:val="0"/>
              <w:spacing w:before="60" w:after="60" w:line="240" w:lineRule="auto"/>
              <w:jc w:val="left"/>
              <w:rPr>
                <w:sz w:val="16"/>
                <w:szCs w:val="16"/>
                <w:lang w:eastAsia="ar-SA"/>
              </w:rPr>
            </w:pPr>
          </w:p>
        </w:tc>
        <w:tc>
          <w:tcPr>
            <w:tcW w:w="850" w:type="dxa"/>
          </w:tcPr>
          <w:p w14:paraId="3EA8757A" w14:textId="0EC6B047" w:rsidR="00B804F6" w:rsidRPr="002455BA" w:rsidRDefault="00B804F6" w:rsidP="008708FB">
            <w:pPr>
              <w:suppressAutoHyphens/>
              <w:snapToGrid w:val="0"/>
              <w:spacing w:before="60" w:after="60" w:line="240" w:lineRule="auto"/>
              <w:jc w:val="center"/>
              <w:rPr>
                <w:sz w:val="16"/>
                <w:szCs w:val="16"/>
              </w:rPr>
            </w:pPr>
            <w:r>
              <w:rPr>
                <w:sz w:val="16"/>
                <w:szCs w:val="16"/>
              </w:rPr>
              <w:t>44</w:t>
            </w:r>
          </w:p>
        </w:tc>
        <w:tc>
          <w:tcPr>
            <w:tcW w:w="5812" w:type="dxa"/>
            <w:tcMar>
              <w:top w:w="0" w:type="dxa"/>
              <w:bottom w:w="0" w:type="dxa"/>
            </w:tcMar>
          </w:tcPr>
          <w:p w14:paraId="5FAF8F9A" w14:textId="77777777" w:rsidR="00B804F6" w:rsidRPr="002455BA" w:rsidRDefault="00B804F6" w:rsidP="008708FB">
            <w:pPr>
              <w:suppressAutoHyphens/>
              <w:snapToGrid w:val="0"/>
              <w:spacing w:before="60" w:after="60" w:line="240" w:lineRule="auto"/>
              <w:rPr>
                <w:sz w:val="16"/>
                <w:szCs w:val="16"/>
              </w:rPr>
            </w:pPr>
          </w:p>
        </w:tc>
      </w:tr>
      <w:tr w:rsidR="00681EDD" w:rsidRPr="002455BA" w14:paraId="6C720FF2" w14:textId="77777777" w:rsidTr="00681EDD">
        <w:trPr>
          <w:cantSplit/>
        </w:trPr>
        <w:tc>
          <w:tcPr>
            <w:tcW w:w="1237" w:type="dxa"/>
            <w:tcMar>
              <w:top w:w="0" w:type="dxa"/>
              <w:bottom w:w="0" w:type="dxa"/>
            </w:tcMar>
          </w:tcPr>
          <w:p w14:paraId="2146AE65" w14:textId="6D6468D4" w:rsidR="00CB7F05" w:rsidRPr="002455BA" w:rsidRDefault="00CB7F05" w:rsidP="00CB7F05">
            <w:pPr>
              <w:suppressAutoHyphens/>
              <w:snapToGrid w:val="0"/>
              <w:spacing w:before="60" w:after="60" w:line="240" w:lineRule="auto"/>
              <w:rPr>
                <w:sz w:val="16"/>
                <w:szCs w:val="16"/>
              </w:rPr>
            </w:pPr>
            <w:r w:rsidRPr="002455BA">
              <w:rPr>
                <w:sz w:val="16"/>
                <w:szCs w:val="16"/>
              </w:rPr>
              <w:t>Value</w:t>
            </w:r>
          </w:p>
        </w:tc>
        <w:tc>
          <w:tcPr>
            <w:tcW w:w="2977" w:type="dxa"/>
            <w:tcMar>
              <w:top w:w="0" w:type="dxa"/>
              <w:bottom w:w="0" w:type="dxa"/>
            </w:tcMar>
          </w:tcPr>
          <w:p w14:paraId="2F9D2618" w14:textId="7024F7EA" w:rsidR="00CB7F05" w:rsidRDefault="00CB7F05" w:rsidP="00CB7F05">
            <w:pPr>
              <w:autoSpaceDE w:val="0"/>
              <w:autoSpaceDN w:val="0"/>
              <w:adjustRightInd w:val="0"/>
              <w:spacing w:before="60" w:after="60" w:line="240" w:lineRule="auto"/>
              <w:rPr>
                <w:rFonts w:cs="Arial"/>
                <w:sz w:val="16"/>
                <w:szCs w:val="16"/>
                <w:lang w:val="en-US" w:eastAsia="en-US"/>
              </w:rPr>
            </w:pPr>
            <w:r w:rsidRPr="002455BA">
              <w:rPr>
                <w:rFonts w:cs="Arial"/>
                <w:sz w:val="16"/>
                <w:szCs w:val="16"/>
                <w:lang w:val="en-US" w:eastAsia="en-US"/>
              </w:rPr>
              <w:t>internationalGreatLakesDatum</w:t>
            </w:r>
            <w:r>
              <w:rPr>
                <w:rFonts w:cs="Arial"/>
                <w:sz w:val="16"/>
                <w:szCs w:val="16"/>
                <w:lang w:val="en-US" w:eastAsia="en-US"/>
              </w:rPr>
              <w:t>2020</w:t>
            </w:r>
          </w:p>
        </w:tc>
        <w:tc>
          <w:tcPr>
            <w:tcW w:w="3544" w:type="dxa"/>
            <w:tcMar>
              <w:top w:w="0" w:type="dxa"/>
              <w:bottom w:w="0" w:type="dxa"/>
            </w:tcMar>
          </w:tcPr>
          <w:p w14:paraId="3ACB328C" w14:textId="634C4678" w:rsidR="00CB7F05" w:rsidRPr="002455BA" w:rsidRDefault="00CB7F05" w:rsidP="00CB7F05">
            <w:pPr>
              <w:suppressAutoHyphens/>
              <w:snapToGrid w:val="0"/>
              <w:spacing w:before="60" w:after="60" w:line="240" w:lineRule="auto"/>
              <w:jc w:val="left"/>
              <w:rPr>
                <w:sz w:val="16"/>
                <w:szCs w:val="16"/>
                <w:lang w:eastAsia="ar-SA"/>
              </w:rPr>
            </w:pPr>
            <w:r w:rsidRPr="00CB7F05">
              <w:rPr>
                <w:sz w:val="16"/>
                <w:szCs w:val="16"/>
                <w:lang w:eastAsia="ar-SA"/>
              </w:rPr>
              <w:t>The 2020 update to the International Great Lakes Datum, the official reference system used to measure water level heights in the Great Lakes, connecting channels, and the St. Lawrence River system</w:t>
            </w:r>
          </w:p>
        </w:tc>
        <w:tc>
          <w:tcPr>
            <w:tcW w:w="850" w:type="dxa"/>
          </w:tcPr>
          <w:p w14:paraId="205EF7CF" w14:textId="5547AFE3" w:rsidR="00CB7F05" w:rsidRDefault="00CB7F05" w:rsidP="00CB7F05">
            <w:pPr>
              <w:suppressAutoHyphens/>
              <w:snapToGrid w:val="0"/>
              <w:spacing w:before="60" w:after="60" w:line="240" w:lineRule="auto"/>
              <w:jc w:val="center"/>
              <w:rPr>
                <w:sz w:val="16"/>
                <w:szCs w:val="16"/>
              </w:rPr>
            </w:pPr>
            <w:r>
              <w:rPr>
                <w:sz w:val="16"/>
                <w:szCs w:val="16"/>
              </w:rPr>
              <w:t>46</w:t>
            </w:r>
          </w:p>
        </w:tc>
        <w:tc>
          <w:tcPr>
            <w:tcW w:w="5812" w:type="dxa"/>
            <w:tcMar>
              <w:top w:w="0" w:type="dxa"/>
              <w:bottom w:w="0" w:type="dxa"/>
            </w:tcMar>
          </w:tcPr>
          <w:p w14:paraId="76557698" w14:textId="2D21B7BC" w:rsidR="00CB7F05" w:rsidRPr="002455BA" w:rsidRDefault="00CB7F05" w:rsidP="00CB7F05">
            <w:pPr>
              <w:suppressAutoHyphens/>
              <w:snapToGrid w:val="0"/>
              <w:spacing w:before="60" w:after="60" w:line="240" w:lineRule="auto"/>
              <w:rPr>
                <w:sz w:val="16"/>
                <w:szCs w:val="16"/>
              </w:rPr>
            </w:pPr>
            <w:r w:rsidRPr="00CB7F05">
              <w:rPr>
                <w:sz w:val="16"/>
                <w:szCs w:val="16"/>
              </w:rPr>
              <w:t>Unlike the previous two IGLDs, this datum update will use a geoid-based vertical datum that will be accessible using global navigation satellite systems (GNSS) such as the Global Positioning System (GPS)</w:t>
            </w:r>
          </w:p>
        </w:tc>
      </w:tr>
    </w:tbl>
    <w:p w14:paraId="19785E42" w14:textId="77777777" w:rsidR="00E73EDF" w:rsidRPr="002455BA" w:rsidRDefault="00E73EDF" w:rsidP="008708FB">
      <w:pPr>
        <w:spacing w:after="0" w:line="240" w:lineRule="auto"/>
      </w:pPr>
    </w:p>
    <w:p w14:paraId="0D15252A" w14:textId="2EA9944B" w:rsidR="00B9612C" w:rsidRDefault="00B9612C" w:rsidP="008708FB">
      <w:pPr>
        <w:spacing w:after="120" w:line="240" w:lineRule="auto"/>
        <w:rPr>
          <w:iCs/>
        </w:rPr>
      </w:pPr>
      <w:r w:rsidRPr="002455BA">
        <w:t>N</w:t>
      </w:r>
      <w:r w:rsidR="00CB7F05">
        <w:t>OTE</w:t>
      </w:r>
      <w:r w:rsidR="00241305">
        <w:t xml:space="preserve"> 1</w:t>
      </w:r>
      <w:r w:rsidRPr="002455BA">
        <w:t xml:space="preserve">: The numeric codes are the codes specified in the IHO GI Registry for the equivalent listed values of the IHO Hydro domain attribute </w:t>
      </w:r>
      <w:r w:rsidRPr="002455BA">
        <w:rPr>
          <w:i/>
        </w:rPr>
        <w:t xml:space="preserve">Vertical datum, </w:t>
      </w:r>
      <w:r w:rsidRPr="002455BA">
        <w:t xml:space="preserve">since the </w:t>
      </w:r>
      <w:r w:rsidR="00CB7F05">
        <w:t>R</w:t>
      </w:r>
      <w:r w:rsidRPr="002455BA">
        <w:t>egistry does not at present (</w:t>
      </w:r>
      <w:r w:rsidR="00C82A29">
        <w:t>June 2022</w:t>
      </w:r>
      <w:r w:rsidRPr="002455BA">
        <w:t xml:space="preserve">) contain entries for </w:t>
      </w:r>
      <w:r w:rsidR="00C82A29">
        <w:t>E</w:t>
      </w:r>
      <w:r w:rsidRPr="002455BA">
        <w:t xml:space="preserve">xchange </w:t>
      </w:r>
      <w:r w:rsidR="00C82A29">
        <w:t>S</w:t>
      </w:r>
      <w:r w:rsidRPr="002455BA">
        <w:t>et metadata and dataset metadata attributes</w:t>
      </w:r>
      <w:r w:rsidRPr="002455BA">
        <w:rPr>
          <w:i/>
        </w:rPr>
        <w:t>.</w:t>
      </w:r>
    </w:p>
    <w:p w14:paraId="3AAAC31C" w14:textId="43C0F651" w:rsidR="00241305" w:rsidRPr="00241305" w:rsidRDefault="00241305" w:rsidP="008708FB">
      <w:pPr>
        <w:spacing w:after="120" w:line="240" w:lineRule="auto"/>
        <w:rPr>
          <w:iCs/>
        </w:rPr>
      </w:pPr>
      <w:r>
        <w:rPr>
          <w:iCs/>
        </w:rPr>
        <w:t xml:space="preserve">NOTE 2: </w:t>
      </w:r>
      <w:r>
        <w:t>This enumeration is not depicted in Figure 12-3 because it is not used in the Exchange Catalogue. The table is retained because the encoding format uses it</w:t>
      </w:r>
      <w:r w:rsidRPr="002455BA">
        <w:rPr>
          <w:i/>
        </w:rPr>
        <w:t>.</w:t>
      </w: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lastRenderedPageBreak/>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08FF63AE" w:rsidR="00D85821" w:rsidRPr="002455BA" w:rsidRDefault="00D85821" w:rsidP="00323239">
            <w:pPr>
              <w:keepNext/>
              <w:keepLines/>
              <w:suppressAutoHyphens/>
              <w:snapToGrid w:val="0"/>
              <w:spacing w:before="60" w:after="60" w:line="240" w:lineRule="auto"/>
              <w:rPr>
                <w:b/>
                <w:bCs/>
                <w:sz w:val="16"/>
                <w:szCs w:val="16"/>
                <w:lang w:eastAsia="ar-SA"/>
              </w:rPr>
            </w:pPr>
            <w:del w:id="1692" w:author="Teh Stand" w:date="2023-04-27T15:32:00Z">
              <w:r w:rsidRPr="002455BA" w:rsidDel="00A4519A">
                <w:rPr>
                  <w:b/>
                  <w:sz w:val="16"/>
                  <w:szCs w:val="16"/>
                  <w:lang w:eastAsia="ar-SA"/>
                </w:rPr>
                <w:delText>Role Name</w:delText>
              </w:r>
            </w:del>
            <w:ins w:id="1693" w:author="Teh Stand" w:date="2023-04-27T15:32:00Z">
              <w:r w:rsidR="00A4519A">
                <w:rPr>
                  <w:b/>
                  <w:sz w:val="16"/>
                  <w:szCs w:val="16"/>
                  <w:lang w:eastAsia="ar-SA"/>
                </w:rPr>
                <w:t>Item</w:t>
              </w:r>
            </w:ins>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commentRangeStart w:id="1694"/>
            <w:ins w:id="1695" w:author="Teh Stand" w:date="2023-07-24T14:41:00Z">
              <w:r>
                <w:rPr>
                  <w:b/>
                  <w:bCs/>
                  <w:sz w:val="16"/>
                  <w:szCs w:val="16"/>
                  <w:lang w:eastAsia="ar-SA"/>
                </w:rPr>
                <w:t>1</w:t>
              </w:r>
              <w:commentRangeEnd w:id="1694"/>
              <w:r>
                <w:rPr>
                  <w:rStyle w:val="CommentReference"/>
                </w:rPr>
                <w:commentReference w:id="1694"/>
              </w:r>
            </w:ins>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proofErr w:type="spellStart"/>
            <w:r w:rsidRPr="007028DE">
              <w:rPr>
                <w:rFonts w:cs="Arial"/>
                <w:b/>
                <w:sz w:val="16"/>
                <w:szCs w:val="16"/>
              </w:rPr>
              <w:t>Mult</w:t>
            </w:r>
            <w:proofErr w:type="spellEnd"/>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27501FC" w14:textId="582ED68C" w:rsidR="00E73EDF" w:rsidRDefault="00304936" w:rsidP="00C128E3">
            <w:pPr>
              <w:snapToGrid w:val="0"/>
              <w:spacing w:before="60" w:after="60" w:line="240" w:lineRule="auto"/>
              <w:rPr>
                <w:rFonts w:cs="Arial"/>
                <w:sz w:val="16"/>
                <w:szCs w:val="16"/>
              </w:rPr>
            </w:pPr>
            <w:r w:rsidRPr="007028DE">
              <w:rPr>
                <w:rFonts w:cs="Arial"/>
                <w:sz w:val="16"/>
                <w:szCs w:val="16"/>
              </w:rPr>
              <w:t>1.1.0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proofErr w:type="spellStart"/>
            <w:r w:rsidRPr="007028DE">
              <w:rPr>
                <w:rFonts w:cs="Arial"/>
                <w:sz w:val="16"/>
                <w:szCs w:val="16"/>
              </w:rPr>
              <w:t>productIdentifier</w:t>
            </w:r>
            <w:proofErr w:type="spellEnd"/>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proofErr w:type="spellStart"/>
            <w:r w:rsidRPr="007028DE">
              <w:rPr>
                <w:rFonts w:cs="Arial"/>
                <w:sz w:val="16"/>
                <w:szCs w:val="16"/>
              </w:rPr>
              <w:t>CharacterString</w:t>
            </w:r>
            <w:proofErr w:type="spellEnd"/>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proofErr w:type="spellStart"/>
            <w:r w:rsidRPr="007028DE">
              <w:rPr>
                <w:rFonts w:cs="Arial"/>
                <w:sz w:val="16"/>
                <w:szCs w:val="16"/>
              </w:rPr>
              <w:t>compliancyCategory</w:t>
            </w:r>
            <w:proofErr w:type="spellEnd"/>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proofErr w:type="gramStart"/>
            <w:r w:rsidRPr="00CA7F2D">
              <w:rPr>
                <w:rFonts w:cs="Arial"/>
                <w:sz w:val="16"/>
                <w:szCs w:val="16"/>
                <w:lang w:eastAsia="en-US"/>
              </w:rPr>
              <w:t>0..</w:t>
            </w:r>
            <w:r>
              <w:rPr>
                <w:rFonts w:cs="Arial"/>
                <w:sz w:val="16"/>
                <w:szCs w:val="16"/>
                <w:lang w:eastAsia="en-US"/>
              </w:rPr>
              <w:t>1</w:t>
            </w:r>
            <w:proofErr w:type="gramEnd"/>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lastRenderedPageBreak/>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3353D993" w:rsidR="00BC3507" w:rsidRPr="00AF45B2" w:rsidRDefault="00BC3507" w:rsidP="00C128E3">
            <w:pPr>
              <w:keepNext/>
              <w:keepLines/>
              <w:snapToGrid w:val="0"/>
              <w:spacing w:before="60" w:after="60" w:line="240" w:lineRule="auto"/>
              <w:jc w:val="left"/>
              <w:rPr>
                <w:b/>
                <w:sz w:val="16"/>
                <w:szCs w:val="16"/>
              </w:rPr>
            </w:pPr>
            <w:del w:id="1696" w:author="Teh Stand" w:date="2023-04-27T15:32:00Z">
              <w:r w:rsidRPr="00AF45B2" w:rsidDel="00A4519A">
                <w:rPr>
                  <w:b/>
                  <w:sz w:val="16"/>
                  <w:szCs w:val="16"/>
                </w:rPr>
                <w:delText>Role Name</w:delText>
              </w:r>
            </w:del>
            <w:ins w:id="1697" w:author="Teh Stand" w:date="2023-04-27T15:32:00Z">
              <w:r w:rsidR="00A4519A">
                <w:rPr>
                  <w:b/>
                  <w:sz w:val="16"/>
                  <w:szCs w:val="16"/>
                </w:rPr>
                <w:t>Item</w:t>
              </w:r>
            </w:ins>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commentRangeStart w:id="1698"/>
            <w:ins w:id="1699" w:author="Teh Stand" w:date="2023-07-24T14:44:00Z">
              <w:r>
                <w:rPr>
                  <w:sz w:val="16"/>
                  <w:szCs w:val="16"/>
                </w:rPr>
                <w:t>3</w:t>
              </w:r>
            </w:ins>
            <w:commentRangeEnd w:id="1698"/>
            <w:ins w:id="1700" w:author="Teh Stand" w:date="2023-07-24T14:45:00Z">
              <w:r>
                <w:rPr>
                  <w:rStyle w:val="CommentReference"/>
                </w:rPr>
                <w:commentReference w:id="1698"/>
              </w:r>
            </w:ins>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ins w:id="1701" w:author="Teh Stand" w:date="2023-07-24T14:45:00Z">
              <w:r>
                <w:rPr>
                  <w:sz w:val="16"/>
                  <w:szCs w:val="16"/>
                </w:rPr>
                <w:t>4</w:t>
              </w:r>
            </w:ins>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FEFF1A9" w:rsidR="00D85821" w:rsidRPr="00F7772D" w:rsidRDefault="00D85821" w:rsidP="00C128E3">
            <w:pPr>
              <w:suppressAutoHyphens/>
              <w:snapToGrid w:val="0"/>
              <w:spacing w:before="60" w:after="60" w:line="240" w:lineRule="auto"/>
              <w:rPr>
                <w:b/>
                <w:sz w:val="16"/>
                <w:szCs w:val="16"/>
                <w:lang w:eastAsia="ar-SA"/>
              </w:rPr>
            </w:pPr>
            <w:del w:id="1702" w:author="Teh Stand" w:date="2023-04-27T15:33:00Z">
              <w:r w:rsidRPr="00F7772D" w:rsidDel="00A4519A">
                <w:rPr>
                  <w:b/>
                  <w:sz w:val="16"/>
                  <w:szCs w:val="16"/>
                  <w:lang w:eastAsia="ar-SA"/>
                </w:rPr>
                <w:delText>Role Name</w:delText>
              </w:r>
            </w:del>
            <w:ins w:id="1703" w:author="Teh Stand" w:date="2023-04-27T15:33:00Z">
              <w:r w:rsidR="00A4519A">
                <w:rPr>
                  <w:b/>
                  <w:sz w:val="16"/>
                  <w:szCs w:val="16"/>
                  <w:lang w:eastAsia="ar-SA"/>
                </w:rPr>
                <w:t>Item</w:t>
              </w:r>
            </w:ins>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4E6F12A6" w:rsidR="00F7772D" w:rsidRPr="00F7772D" w:rsidDel="007A5525" w:rsidRDefault="00F7772D" w:rsidP="00C128E3">
            <w:pPr>
              <w:suppressAutoHyphens/>
              <w:snapToGrid w:val="0"/>
              <w:spacing w:before="60" w:after="60" w:line="240" w:lineRule="auto"/>
              <w:jc w:val="center"/>
              <w:rPr>
                <w:sz w:val="16"/>
                <w:szCs w:val="16"/>
              </w:rPr>
            </w:pPr>
            <w:commentRangeStart w:id="1704"/>
            <w:del w:id="1705" w:author="Teh Stand" w:date="2023-07-24T14:45:00Z">
              <w:r w:rsidRPr="00F7772D" w:rsidDel="004D0544">
                <w:rPr>
                  <w:sz w:val="16"/>
                  <w:szCs w:val="16"/>
                </w:rPr>
                <w:delText>-</w:delText>
              </w:r>
            </w:del>
            <w:ins w:id="1706" w:author="Teh Stand" w:date="2023-07-24T14:45:00Z">
              <w:r w:rsidR="004D0544">
                <w:rPr>
                  <w:sz w:val="16"/>
                  <w:szCs w:val="16"/>
                </w:rPr>
                <w:t>1</w:t>
              </w:r>
              <w:commentRangeEnd w:id="1704"/>
              <w:r w:rsidR="004D0544">
                <w:rPr>
                  <w:rStyle w:val="CommentReference"/>
                </w:rPr>
                <w:commentReference w:id="1704"/>
              </w:r>
            </w:ins>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1707" w:name="_Toc439685326"/>
      <w:bookmarkStart w:id="1708" w:name="_Toc143083093"/>
      <w:r w:rsidRPr="003713AD">
        <w:t>S100</w:t>
      </w:r>
      <w:r w:rsidR="007653F1" w:rsidRPr="003713AD">
        <w:t>_SupportFileDiscoveryMetadata</w:t>
      </w:r>
      <w:bookmarkEnd w:id="1707"/>
      <w:bookmarkEnd w:id="1708"/>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proofErr w:type="spellStart"/>
            <w:r>
              <w:rPr>
                <w:rFonts w:cs="Arial"/>
                <w:b/>
                <w:bCs/>
                <w:sz w:val="16"/>
                <w:szCs w:val="16"/>
                <w:lang w:eastAsia="en-US"/>
              </w:rPr>
              <w:t>Mult</w:t>
            </w:r>
            <w:proofErr w:type="spellEnd"/>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fileName</w:t>
            </w:r>
            <w:proofErr w:type="spellEnd"/>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revisionStatus</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 xml:space="preserve">For example new, replacement, </w:t>
            </w:r>
            <w:proofErr w:type="spellStart"/>
            <w:r w:rsidRPr="008A2C29">
              <w:rPr>
                <w:rFonts w:ascii="Arial" w:hAnsi="Arial" w:cs="Arial"/>
                <w:sz w:val="16"/>
                <w:szCs w:val="16"/>
              </w:rPr>
              <w:t>etc</w:t>
            </w:r>
            <w:proofErr w:type="spellEnd"/>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proofErr w:type="spellStart"/>
            <w:r w:rsidRPr="008A2C29">
              <w:rPr>
                <w:rFonts w:ascii="Arial" w:hAnsi="Arial" w:cs="Arial"/>
                <w:sz w:val="16"/>
                <w:szCs w:val="16"/>
              </w:rPr>
              <w:t>editionNumber</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issueDate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supportFileSpecification</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dataType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lastRenderedPageBreak/>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proofErr w:type="spellStart"/>
            <w:r w:rsidRPr="008A2C29">
              <w:rPr>
                <w:rFonts w:ascii="Arial" w:hAnsi="Arial" w:cs="Arial"/>
                <w:sz w:val="16"/>
                <w:szCs w:val="16"/>
              </w:rPr>
              <w:t>compressionFlag</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digitalSignatureReference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commentRangeStart w:id="1709"/>
            <w:ins w:id="1710" w:author="Teh Stand" w:date="2023-07-24T14:46:00Z">
              <w:r w:rsidR="004B3B4E">
                <w:rPr>
                  <w:rFonts w:cs="Arial"/>
                  <w:sz w:val="16"/>
                  <w:szCs w:val="16"/>
                </w:rPr>
                <w:t>SE_</w:t>
              </w:r>
              <w:commentRangeEnd w:id="1709"/>
              <w:r w:rsidR="004B3B4E">
                <w:rPr>
                  <w:rStyle w:val="CommentReference"/>
                </w:rPr>
                <w:commentReference w:id="1709"/>
              </w:r>
            </w:ins>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digitalSignatureValue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5B693F8"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commentRangeStart w:id="1711"/>
            <w:ins w:id="1712" w:author="Teh Stand" w:date="2023-07-24T14:46:00Z">
              <w:r w:rsidR="004B3B4E">
                <w:rPr>
                  <w:rFonts w:ascii="Arial" w:hAnsi="Arial" w:cs="Arial"/>
                  <w:sz w:val="16"/>
                  <w:szCs w:val="16"/>
                </w:rPr>
                <w:t>SE_</w:t>
              </w:r>
              <w:commentRangeEnd w:id="1711"/>
              <w:r w:rsidR="004B3B4E">
                <w:rPr>
                  <w:rStyle w:val="CommentReference"/>
                  <w:rFonts w:ascii="Arial" w:eastAsia="MS Mincho" w:hAnsi="Arial"/>
                  <w:szCs w:val="20"/>
                  <w:lang w:eastAsia="ja-JP"/>
                </w:rPr>
                <w:commentReference w:id="1711"/>
              </w:r>
            </w:ins>
            <w:r w:rsidRPr="008A2C29">
              <w:rPr>
                <w:rFonts w:ascii="Arial" w:hAnsi="Arial" w:cs="Arial"/>
                <w:sz w:val="16"/>
                <w:szCs w:val="16"/>
              </w:rPr>
              <w:t>DigitalSignature</w:t>
            </w:r>
            <w:del w:id="1713" w:author="Teh Stand" w:date="2023-07-24T14:50:00Z">
              <w:r w:rsidRPr="008A2C29" w:rsidDel="004B3B4E">
                <w:rPr>
                  <w:rFonts w:ascii="Arial" w:hAnsi="Arial" w:cs="Arial"/>
                  <w:sz w:val="16"/>
                  <w:szCs w:val="16"/>
                </w:rPr>
                <w:delText>Value</w:delText>
              </w:r>
            </w:del>
            <w:r w:rsidRPr="008A2C29">
              <w:rPr>
                <w:rFonts w:ascii="Arial" w:hAnsi="Arial" w:cs="Arial"/>
                <w:sz w:val="16"/>
                <w:szCs w:val="16"/>
              </w:rPr>
              <w:t xml:space="preserv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The value resulting from application of </w:t>
            </w:r>
            <w:proofErr w:type="spellStart"/>
            <w:r w:rsidRPr="008A2C29">
              <w:rPr>
                <w:rFonts w:cs="Arial"/>
                <w:sz w:val="16"/>
                <w:szCs w:val="16"/>
              </w:rPr>
              <w:t>digitalSignatureReference</w:t>
            </w:r>
            <w:proofErr w:type="spellEnd"/>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defaultLocale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proofErr w:type="spellStart"/>
            <w:r w:rsidRPr="008A2C29">
              <w:rPr>
                <w:rFonts w:ascii="Arial" w:hAnsi="Arial" w:cs="Arial"/>
                <w:sz w:val="16"/>
                <w:szCs w:val="16"/>
              </w:rPr>
              <w:t>PT_Locale</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supportedResource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108E9B8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commentRangeStart w:id="1714"/>
            <w:ins w:id="1715" w:author="Teh Stand" w:date="2023-07-24T14:51:00Z">
              <w:r w:rsidR="00741D53">
                <w:rPr>
                  <w:rFonts w:cs="Arial"/>
                  <w:sz w:val="16"/>
                  <w:szCs w:val="16"/>
                </w:rPr>
                <w:t>detailed in S-100 Part 15. S-100 allows file URI, digital signature or cryptographic hash checksums to be used</w:t>
              </w:r>
              <w:commentRangeEnd w:id="1714"/>
              <w:r w:rsidR="00741D53">
                <w:rPr>
                  <w:rStyle w:val="CommentReference"/>
                </w:rPr>
                <w:commentReference w:id="1714"/>
              </w:r>
            </w:ins>
            <w:del w:id="1716" w:author="Teh Stand" w:date="2023-07-24T14:51:00Z">
              <w:r w:rsidRPr="008A2C29" w:rsidDel="00741D53">
                <w:rPr>
                  <w:rFonts w:cs="Arial"/>
                  <w:sz w:val="16"/>
                  <w:szCs w:val="16"/>
                </w:rPr>
                <w:delText>still to be developed and will be defined later</w:delText>
              </w:r>
            </w:del>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resourcePurpose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proofErr w:type="spellStart"/>
      <w:r w:rsidRPr="00774650">
        <w:rPr>
          <w:i/>
        </w:rPr>
        <w:t>otherDataTypeDescription</w:t>
      </w:r>
      <w:proofErr w:type="spellEnd"/>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495DE832" w:rsidR="00D85821" w:rsidRPr="00774650" w:rsidRDefault="00D85821" w:rsidP="00C128E3">
            <w:pPr>
              <w:keepNext/>
              <w:keepLines/>
              <w:suppressAutoHyphens/>
              <w:snapToGrid w:val="0"/>
              <w:spacing w:before="60" w:after="60" w:line="240" w:lineRule="auto"/>
              <w:rPr>
                <w:b/>
                <w:bCs/>
                <w:sz w:val="16"/>
                <w:szCs w:val="16"/>
                <w:lang w:eastAsia="ar-SA"/>
              </w:rPr>
            </w:pPr>
            <w:del w:id="1717" w:author="Teh Stand" w:date="2023-04-27T15:33:00Z">
              <w:r w:rsidRPr="00774650" w:rsidDel="00A4519A">
                <w:rPr>
                  <w:b/>
                  <w:sz w:val="16"/>
                  <w:szCs w:val="16"/>
                  <w:lang w:eastAsia="ar-SA"/>
                </w:rPr>
                <w:delText>Role Name</w:delText>
              </w:r>
            </w:del>
            <w:ins w:id="1718" w:author="Teh Stand" w:date="2023-04-27T15:33:00Z">
              <w:r w:rsidR="00A4519A">
                <w:rPr>
                  <w:b/>
                  <w:sz w:val="16"/>
                  <w:szCs w:val="16"/>
                  <w:lang w:eastAsia="ar-SA"/>
                </w:rPr>
                <w:t>Item</w:t>
              </w:r>
            </w:ins>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6ADA1197" w:rsidR="00D85821" w:rsidRPr="00774650" w:rsidRDefault="00D85821" w:rsidP="00C128E3">
            <w:pPr>
              <w:keepNext/>
              <w:keepLines/>
              <w:suppressAutoHyphens/>
              <w:snapToGrid w:val="0"/>
              <w:spacing w:before="60" w:after="60" w:line="240" w:lineRule="auto"/>
              <w:rPr>
                <w:b/>
                <w:bCs/>
                <w:sz w:val="16"/>
                <w:szCs w:val="16"/>
                <w:lang w:eastAsia="ar-SA"/>
              </w:rPr>
            </w:pPr>
            <w:commentRangeStart w:id="1719"/>
            <w:del w:id="1720" w:author="Teh Stand" w:date="2023-07-24T14:52:00Z">
              <w:r w:rsidRPr="00774650" w:rsidDel="00741D53">
                <w:rPr>
                  <w:sz w:val="16"/>
                  <w:szCs w:val="16"/>
                  <w:lang w:eastAsia="ar-SA"/>
                </w:rPr>
                <w:delText>ASCII</w:delText>
              </w:r>
            </w:del>
            <w:ins w:id="1721" w:author="Teh Stand" w:date="2023-07-24T14:52:00Z">
              <w:r w:rsidR="00741D53">
                <w:rPr>
                  <w:sz w:val="16"/>
                  <w:szCs w:val="16"/>
                  <w:lang w:eastAsia="ar-SA"/>
                </w:rPr>
                <w:t>TXT UTF8</w:t>
              </w:r>
            </w:ins>
            <w:commentRangeEnd w:id="1719"/>
            <w:ins w:id="1722" w:author="Teh Stand" w:date="2023-07-24T14:54:00Z">
              <w:r w:rsidR="00741D53">
                <w:rPr>
                  <w:rStyle w:val="CommentReference"/>
                </w:rPr>
                <w:commentReference w:id="1719"/>
              </w:r>
            </w:ins>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 xml:space="preserve">Hypertext </w:t>
            </w:r>
            <w:proofErr w:type="spellStart"/>
            <w:r>
              <w:rPr>
                <w:sz w:val="16"/>
                <w:szCs w:val="16"/>
              </w:rPr>
              <w:t>Markup</w:t>
            </w:r>
            <w:proofErr w:type="spellEnd"/>
            <w:r>
              <w:rPr>
                <w:sz w:val="16"/>
                <w:szCs w:val="16"/>
              </w:rPr>
              <w:t xml:space="preserve">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 xml:space="preserve">Extensible </w:t>
            </w:r>
            <w:proofErr w:type="spellStart"/>
            <w:r>
              <w:rPr>
                <w:sz w:val="16"/>
                <w:szCs w:val="16"/>
              </w:rPr>
              <w:t>Markup</w:t>
            </w:r>
            <w:proofErr w:type="spellEnd"/>
            <w:r>
              <w:rPr>
                <w:sz w:val="16"/>
                <w:szCs w:val="16"/>
              </w:rPr>
              <w:t xml:space="preserve">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7B1733F7" w:rsidR="00D85821" w:rsidRPr="00774650" w:rsidRDefault="00D85821" w:rsidP="00C128E3">
            <w:pPr>
              <w:suppressAutoHyphens/>
              <w:snapToGrid w:val="0"/>
              <w:spacing w:before="60" w:after="60" w:line="240" w:lineRule="auto"/>
              <w:rPr>
                <w:b/>
                <w:bCs/>
                <w:sz w:val="16"/>
                <w:szCs w:val="16"/>
                <w:lang w:eastAsia="ar-SA"/>
              </w:rPr>
            </w:pPr>
            <w:del w:id="1723" w:author="Teh Stand" w:date="2023-04-27T15:33:00Z">
              <w:r w:rsidRPr="00774650" w:rsidDel="00A4519A">
                <w:rPr>
                  <w:b/>
                  <w:sz w:val="16"/>
                  <w:szCs w:val="16"/>
                  <w:lang w:eastAsia="ar-SA"/>
                </w:rPr>
                <w:delText>Role Name</w:delText>
              </w:r>
            </w:del>
            <w:ins w:id="1724" w:author="Teh Stand" w:date="2023-04-27T15:33:00Z">
              <w:r w:rsidR="00A4519A">
                <w:rPr>
                  <w:b/>
                  <w:sz w:val="16"/>
                  <w:szCs w:val="16"/>
                  <w:lang w:eastAsia="ar-SA"/>
                </w:rPr>
                <w:t>Item</w:t>
              </w:r>
            </w:ins>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lastRenderedPageBreak/>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proofErr w:type="spellStart"/>
            <w:r w:rsidRPr="001E42E8">
              <w:rPr>
                <w:b/>
                <w:sz w:val="16"/>
                <w:szCs w:val="16"/>
              </w:rPr>
              <w:t>Mult</w:t>
            </w:r>
            <w:proofErr w:type="spellEnd"/>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1725" w:author="Teh Stand" w:date="2023-07-24T14:56:00Z">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169"/>
        <w:gridCol w:w="3102"/>
        <w:gridCol w:w="3828"/>
        <w:gridCol w:w="732"/>
        <w:gridCol w:w="5503"/>
        <w:tblGridChange w:id="1726">
          <w:tblGrid>
            <w:gridCol w:w="1169"/>
            <w:gridCol w:w="3102"/>
            <w:gridCol w:w="3828"/>
            <w:gridCol w:w="732"/>
            <w:gridCol w:w="5503"/>
          </w:tblGrid>
        </w:tblGridChange>
      </w:tblGrid>
      <w:tr w:rsidR="00AA4DED" w:rsidRPr="007B4FED" w14:paraId="025C3CBB" w14:textId="77777777" w:rsidTr="00753890">
        <w:trPr>
          <w:cantSplit/>
          <w:trPrChange w:id="1727" w:author="Teh Stand" w:date="2023-07-24T14:56:00Z">
            <w:trPr>
              <w:cantSplit/>
            </w:trPr>
          </w:trPrChange>
        </w:trPr>
        <w:tc>
          <w:tcPr>
            <w:tcW w:w="1169" w:type="dxa"/>
            <w:shd w:val="clear" w:color="auto" w:fill="D9D9D9" w:themeFill="background1" w:themeFillShade="D9"/>
            <w:tcPrChange w:id="1728" w:author="Teh Stand" w:date="2023-07-24T14:56:00Z">
              <w:tcPr>
                <w:tcW w:w="1134" w:type="dxa"/>
                <w:shd w:val="clear" w:color="auto" w:fill="D9D9D9" w:themeFill="background1" w:themeFillShade="D9"/>
              </w:tcPr>
            </w:tcPrChange>
          </w:tcPr>
          <w:p w14:paraId="5278F022" w14:textId="3CC577E6" w:rsidR="00AA4DED" w:rsidRPr="007B4FED" w:rsidRDefault="00AA4DED" w:rsidP="00C128E3">
            <w:pPr>
              <w:keepNext/>
              <w:keepLines/>
              <w:snapToGrid w:val="0"/>
              <w:spacing w:before="60" w:after="60" w:line="240" w:lineRule="auto"/>
              <w:jc w:val="left"/>
              <w:rPr>
                <w:rFonts w:cs="Arial"/>
                <w:b/>
                <w:sz w:val="16"/>
                <w:szCs w:val="16"/>
              </w:rPr>
            </w:pPr>
            <w:del w:id="1729" w:author="Teh Stand" w:date="2023-04-27T15:33:00Z">
              <w:r w:rsidRPr="007B4FED" w:rsidDel="00A4519A">
                <w:rPr>
                  <w:rFonts w:cs="Arial"/>
                  <w:b/>
                  <w:sz w:val="16"/>
                  <w:szCs w:val="16"/>
                </w:rPr>
                <w:delText>Role Name</w:delText>
              </w:r>
            </w:del>
            <w:ins w:id="1730" w:author="Teh Stand" w:date="2023-04-27T15:33:00Z">
              <w:r w:rsidR="00A4519A">
                <w:rPr>
                  <w:rFonts w:cs="Arial"/>
                  <w:b/>
                  <w:sz w:val="16"/>
                  <w:szCs w:val="16"/>
                </w:rPr>
                <w:t>Item</w:t>
              </w:r>
            </w:ins>
          </w:p>
        </w:tc>
        <w:tc>
          <w:tcPr>
            <w:tcW w:w="3102" w:type="dxa"/>
            <w:shd w:val="clear" w:color="auto" w:fill="D9D9D9" w:themeFill="background1" w:themeFillShade="D9"/>
            <w:tcPrChange w:id="1731" w:author="Teh Stand" w:date="2023-07-24T14:56:00Z">
              <w:tcPr>
                <w:tcW w:w="3006" w:type="dxa"/>
                <w:shd w:val="clear" w:color="auto" w:fill="D9D9D9" w:themeFill="background1" w:themeFillShade="D9"/>
              </w:tcPr>
            </w:tcPrChange>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Change w:id="1732" w:author="Teh Stand" w:date="2023-07-24T14:56:00Z">
              <w:tcPr>
                <w:tcW w:w="3710" w:type="dxa"/>
                <w:shd w:val="clear" w:color="auto" w:fill="D9D9D9" w:themeFill="background1" w:themeFillShade="D9"/>
              </w:tcPr>
            </w:tcPrChange>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Change w:id="1733" w:author="Teh Stand" w:date="2023-07-24T14:56:00Z">
              <w:tcPr>
                <w:tcW w:w="709" w:type="dxa"/>
                <w:shd w:val="clear" w:color="auto" w:fill="D9D9D9" w:themeFill="background1" w:themeFillShade="D9"/>
              </w:tcPr>
            </w:tcPrChange>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Change w:id="1734" w:author="Teh Stand" w:date="2023-07-24T14:56:00Z">
              <w:tcPr>
                <w:tcW w:w="5333" w:type="dxa"/>
                <w:shd w:val="clear" w:color="auto" w:fill="D9D9D9" w:themeFill="background1" w:themeFillShade="D9"/>
              </w:tcPr>
            </w:tcPrChange>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753890">
        <w:trPr>
          <w:cantSplit/>
          <w:trHeight w:val="276"/>
          <w:trPrChange w:id="1735" w:author="Teh Stand" w:date="2023-07-24T14:56:00Z">
            <w:trPr>
              <w:cantSplit/>
              <w:trHeight w:val="276"/>
            </w:trPr>
          </w:trPrChange>
        </w:trPr>
        <w:tc>
          <w:tcPr>
            <w:tcW w:w="1169" w:type="dxa"/>
            <w:tcPrChange w:id="1736" w:author="Teh Stand" w:date="2023-07-24T14:56:00Z">
              <w:tcPr>
                <w:tcW w:w="1134" w:type="dxa"/>
              </w:tcPr>
            </w:tcPrChange>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Change w:id="1737" w:author="Teh Stand" w:date="2023-07-24T14:56:00Z">
              <w:tcPr>
                <w:tcW w:w="3006" w:type="dxa"/>
              </w:tcPr>
            </w:tcPrChange>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Change w:id="1738" w:author="Teh Stand" w:date="2023-07-24T14:56:00Z">
              <w:tcPr>
                <w:tcW w:w="3710" w:type="dxa"/>
              </w:tcPr>
            </w:tcPrChange>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Change w:id="1739" w:author="Teh Stand" w:date="2023-07-24T14:56:00Z">
              <w:tcPr>
                <w:tcW w:w="709" w:type="dxa"/>
              </w:tcPr>
            </w:tcPrChange>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Change w:id="1740" w:author="Teh Stand" w:date="2023-07-24T14:56:00Z">
              <w:tcPr>
                <w:tcW w:w="5333" w:type="dxa"/>
              </w:tcPr>
            </w:tcPrChange>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rsidDel="00753890" w14:paraId="556F62D1" w14:textId="46D772B5" w:rsidTr="00753890">
        <w:trPr>
          <w:cantSplit/>
          <w:trHeight w:val="304"/>
          <w:del w:id="1741" w:author="Teh Stand" w:date="2023-07-24T14:56:00Z"/>
          <w:trPrChange w:id="1742" w:author="Teh Stand" w:date="2023-07-24T14:56:00Z">
            <w:trPr>
              <w:cantSplit/>
              <w:trHeight w:val="304"/>
            </w:trPr>
          </w:trPrChange>
        </w:trPr>
        <w:tc>
          <w:tcPr>
            <w:tcW w:w="1169" w:type="dxa"/>
            <w:tcPrChange w:id="1743" w:author="Teh Stand" w:date="2023-07-24T14:56:00Z">
              <w:tcPr>
                <w:tcW w:w="1134" w:type="dxa"/>
              </w:tcPr>
            </w:tcPrChange>
          </w:tcPr>
          <w:p w14:paraId="1D4F8146" w14:textId="0D1FB731" w:rsidR="00AA4DED" w:rsidRPr="007B4FED" w:rsidDel="00753890" w:rsidRDefault="00AA4DED" w:rsidP="00C128E3">
            <w:pPr>
              <w:snapToGrid w:val="0"/>
              <w:spacing w:before="60" w:after="60" w:line="240" w:lineRule="auto"/>
              <w:jc w:val="left"/>
              <w:rPr>
                <w:del w:id="1744" w:author="Teh Stand" w:date="2023-07-24T14:56:00Z"/>
                <w:rFonts w:cs="Arial"/>
                <w:sz w:val="16"/>
                <w:szCs w:val="16"/>
              </w:rPr>
            </w:pPr>
            <w:del w:id="1745" w:author="Teh Stand" w:date="2023-07-24T14:56:00Z">
              <w:r w:rsidRPr="007B4FED" w:rsidDel="00753890">
                <w:rPr>
                  <w:rFonts w:cs="Arial"/>
                  <w:sz w:val="16"/>
                  <w:szCs w:val="16"/>
                </w:rPr>
                <w:delText>Value</w:delText>
              </w:r>
            </w:del>
          </w:p>
        </w:tc>
        <w:tc>
          <w:tcPr>
            <w:tcW w:w="3102" w:type="dxa"/>
            <w:tcPrChange w:id="1746" w:author="Teh Stand" w:date="2023-07-24T14:56:00Z">
              <w:tcPr>
                <w:tcW w:w="3006" w:type="dxa"/>
              </w:tcPr>
            </w:tcPrChange>
          </w:tcPr>
          <w:p w14:paraId="0E1F1181" w14:textId="14C377AB" w:rsidR="00AA4DED" w:rsidRPr="007B4FED" w:rsidDel="00753890" w:rsidRDefault="00AA4DED" w:rsidP="00C128E3">
            <w:pPr>
              <w:snapToGrid w:val="0"/>
              <w:spacing w:before="60" w:after="60" w:line="240" w:lineRule="auto"/>
              <w:jc w:val="left"/>
              <w:rPr>
                <w:del w:id="1747" w:author="Teh Stand" w:date="2023-07-24T14:56:00Z"/>
                <w:rFonts w:cs="Arial"/>
                <w:sz w:val="16"/>
                <w:szCs w:val="16"/>
              </w:rPr>
            </w:pPr>
            <w:del w:id="1748" w:author="Teh Stand" w:date="2023-07-24T14:56:00Z">
              <w:r w:rsidRPr="007B4FED" w:rsidDel="00753890">
                <w:rPr>
                  <w:rFonts w:cs="Arial"/>
                  <w:sz w:val="16"/>
                  <w:szCs w:val="16"/>
                </w:rPr>
                <w:delText>dataset</w:delText>
              </w:r>
            </w:del>
          </w:p>
        </w:tc>
        <w:tc>
          <w:tcPr>
            <w:tcW w:w="3828" w:type="dxa"/>
            <w:tcPrChange w:id="1749" w:author="Teh Stand" w:date="2023-07-24T14:56:00Z">
              <w:tcPr>
                <w:tcW w:w="3710" w:type="dxa"/>
              </w:tcPr>
            </w:tcPrChange>
          </w:tcPr>
          <w:p w14:paraId="58EF48BF" w14:textId="29D29CAF" w:rsidR="00AA4DED" w:rsidRPr="007B4FED" w:rsidDel="00753890" w:rsidRDefault="00AA4DED" w:rsidP="00C128E3">
            <w:pPr>
              <w:snapToGrid w:val="0"/>
              <w:spacing w:before="60" w:after="60" w:line="240" w:lineRule="auto"/>
              <w:jc w:val="left"/>
              <w:rPr>
                <w:del w:id="1750" w:author="Teh Stand" w:date="2023-07-24T14:56:00Z"/>
                <w:rFonts w:cs="Arial"/>
                <w:sz w:val="16"/>
                <w:szCs w:val="16"/>
              </w:rPr>
            </w:pPr>
            <w:del w:id="1751" w:author="Teh Stand" w:date="2023-07-24T14:56:00Z">
              <w:r w:rsidRPr="007B4FED" w:rsidDel="00753890">
                <w:rPr>
                  <w:rFonts w:cs="Arial"/>
                  <w:sz w:val="16"/>
                  <w:szCs w:val="16"/>
                </w:rPr>
                <w:delText>A dataset</w:delText>
              </w:r>
            </w:del>
          </w:p>
        </w:tc>
        <w:tc>
          <w:tcPr>
            <w:tcW w:w="732" w:type="dxa"/>
            <w:tcPrChange w:id="1752" w:author="Teh Stand" w:date="2023-07-24T14:56:00Z">
              <w:tcPr>
                <w:tcW w:w="709" w:type="dxa"/>
              </w:tcPr>
            </w:tcPrChange>
          </w:tcPr>
          <w:p w14:paraId="6EC69AC8" w14:textId="0FD1BCF2" w:rsidR="00AA4DED" w:rsidRPr="007B4FED" w:rsidDel="00753890" w:rsidRDefault="00AA4DED" w:rsidP="00C128E3">
            <w:pPr>
              <w:snapToGrid w:val="0"/>
              <w:spacing w:before="60" w:after="60" w:line="240" w:lineRule="auto"/>
              <w:jc w:val="center"/>
              <w:rPr>
                <w:del w:id="1753" w:author="Teh Stand" w:date="2023-07-24T14:56:00Z"/>
                <w:rFonts w:cs="Arial"/>
                <w:sz w:val="16"/>
                <w:szCs w:val="16"/>
              </w:rPr>
            </w:pPr>
            <w:del w:id="1754" w:author="Teh Stand" w:date="2023-07-24T14:56:00Z">
              <w:r w:rsidRPr="007B4FED" w:rsidDel="00753890">
                <w:rPr>
                  <w:rFonts w:cs="Arial"/>
                  <w:sz w:val="16"/>
                  <w:szCs w:val="16"/>
                </w:rPr>
                <w:delText>1</w:delText>
              </w:r>
            </w:del>
          </w:p>
        </w:tc>
        <w:tc>
          <w:tcPr>
            <w:tcW w:w="5503" w:type="dxa"/>
            <w:tcPrChange w:id="1755" w:author="Teh Stand" w:date="2023-07-24T14:56:00Z">
              <w:tcPr>
                <w:tcW w:w="5333" w:type="dxa"/>
              </w:tcPr>
            </w:tcPrChange>
          </w:tcPr>
          <w:p w14:paraId="542CCADD" w14:textId="7C4A3B72" w:rsidR="00AA4DED" w:rsidRPr="007B4FED" w:rsidDel="00753890" w:rsidRDefault="00AA4DED" w:rsidP="00C128E3">
            <w:pPr>
              <w:snapToGrid w:val="0"/>
              <w:spacing w:before="60" w:after="60" w:line="240" w:lineRule="auto"/>
              <w:jc w:val="left"/>
              <w:rPr>
                <w:del w:id="1756" w:author="Teh Stand" w:date="2023-07-24T14:56:00Z"/>
                <w:rFonts w:cs="Arial"/>
                <w:sz w:val="16"/>
                <w:szCs w:val="16"/>
              </w:rPr>
            </w:pPr>
          </w:p>
        </w:tc>
      </w:tr>
      <w:tr w:rsidR="00AA4DED" w:rsidRPr="007B4FED" w:rsidDel="00753890" w14:paraId="14F3E74B" w14:textId="34E85FBF" w:rsidTr="00753890">
        <w:trPr>
          <w:cantSplit/>
          <w:trHeight w:val="276"/>
          <w:del w:id="1757" w:author="Teh Stand" w:date="2023-07-24T14:56:00Z"/>
          <w:trPrChange w:id="1758" w:author="Teh Stand" w:date="2023-07-24T14:56:00Z">
            <w:trPr>
              <w:cantSplit/>
              <w:trHeight w:val="276"/>
            </w:trPr>
          </w:trPrChange>
        </w:trPr>
        <w:tc>
          <w:tcPr>
            <w:tcW w:w="1169" w:type="dxa"/>
            <w:tcPrChange w:id="1759" w:author="Teh Stand" w:date="2023-07-24T14:56:00Z">
              <w:tcPr>
                <w:tcW w:w="1134" w:type="dxa"/>
              </w:tcPr>
            </w:tcPrChange>
          </w:tcPr>
          <w:p w14:paraId="2D2EC04C" w14:textId="525871FA" w:rsidR="00AA4DED" w:rsidRPr="007B4FED" w:rsidDel="00753890" w:rsidRDefault="00AA4DED" w:rsidP="00C128E3">
            <w:pPr>
              <w:snapToGrid w:val="0"/>
              <w:spacing w:before="60" w:after="60" w:line="240" w:lineRule="auto"/>
              <w:jc w:val="left"/>
              <w:rPr>
                <w:del w:id="1760" w:author="Teh Stand" w:date="2023-07-24T14:56:00Z"/>
                <w:rFonts w:cs="Arial"/>
                <w:sz w:val="16"/>
                <w:szCs w:val="16"/>
              </w:rPr>
            </w:pPr>
            <w:del w:id="1761" w:author="Teh Stand" w:date="2023-07-24T14:56:00Z">
              <w:r w:rsidRPr="007B4FED" w:rsidDel="00753890">
                <w:rPr>
                  <w:rFonts w:cs="Arial"/>
                  <w:sz w:val="16"/>
                  <w:szCs w:val="16"/>
                </w:rPr>
                <w:delText>Value</w:delText>
              </w:r>
            </w:del>
          </w:p>
        </w:tc>
        <w:tc>
          <w:tcPr>
            <w:tcW w:w="3102" w:type="dxa"/>
            <w:tcPrChange w:id="1762" w:author="Teh Stand" w:date="2023-07-24T14:56:00Z">
              <w:tcPr>
                <w:tcW w:w="3006" w:type="dxa"/>
              </w:tcPr>
            </w:tcPrChange>
          </w:tcPr>
          <w:p w14:paraId="7593EB50" w14:textId="26197710" w:rsidR="00AA4DED" w:rsidRPr="007B4FED" w:rsidDel="00753890" w:rsidRDefault="00AA4DED" w:rsidP="00C128E3">
            <w:pPr>
              <w:snapToGrid w:val="0"/>
              <w:spacing w:before="60" w:after="60" w:line="240" w:lineRule="auto"/>
              <w:jc w:val="left"/>
              <w:rPr>
                <w:del w:id="1763" w:author="Teh Stand" w:date="2023-07-24T14:56:00Z"/>
                <w:rFonts w:cs="Arial"/>
                <w:sz w:val="16"/>
                <w:szCs w:val="16"/>
              </w:rPr>
            </w:pPr>
            <w:del w:id="1764" w:author="Teh Stand" w:date="2023-07-24T14:56:00Z">
              <w:r w:rsidRPr="007B4FED" w:rsidDel="00753890">
                <w:rPr>
                  <w:rFonts w:cs="Arial"/>
                  <w:sz w:val="16"/>
                  <w:szCs w:val="16"/>
                </w:rPr>
                <w:delText>featureCatalogue</w:delText>
              </w:r>
            </w:del>
          </w:p>
        </w:tc>
        <w:tc>
          <w:tcPr>
            <w:tcW w:w="3828" w:type="dxa"/>
            <w:tcPrChange w:id="1765" w:author="Teh Stand" w:date="2023-07-24T14:56:00Z">
              <w:tcPr>
                <w:tcW w:w="3710" w:type="dxa"/>
              </w:tcPr>
            </w:tcPrChange>
          </w:tcPr>
          <w:p w14:paraId="46B755BF" w14:textId="2F3A1480" w:rsidR="00AA4DED" w:rsidRPr="007B4FED" w:rsidDel="00753890" w:rsidRDefault="00AA4DED" w:rsidP="00C128E3">
            <w:pPr>
              <w:snapToGrid w:val="0"/>
              <w:spacing w:before="60" w:after="60" w:line="240" w:lineRule="auto"/>
              <w:jc w:val="left"/>
              <w:rPr>
                <w:del w:id="1766" w:author="Teh Stand" w:date="2023-07-24T14:56:00Z"/>
                <w:rFonts w:cs="Arial"/>
                <w:sz w:val="16"/>
                <w:szCs w:val="16"/>
              </w:rPr>
            </w:pPr>
            <w:del w:id="1767" w:author="Teh Stand" w:date="2023-07-24T14:56:00Z">
              <w:r w:rsidRPr="007B4FED" w:rsidDel="00753890">
                <w:rPr>
                  <w:rFonts w:cs="Arial"/>
                  <w:sz w:val="16"/>
                  <w:szCs w:val="16"/>
                </w:rPr>
                <w:delText>A Feature Catalogue for an S-100 data product</w:delText>
              </w:r>
            </w:del>
          </w:p>
        </w:tc>
        <w:tc>
          <w:tcPr>
            <w:tcW w:w="732" w:type="dxa"/>
            <w:tcPrChange w:id="1768" w:author="Teh Stand" w:date="2023-07-24T14:56:00Z">
              <w:tcPr>
                <w:tcW w:w="709" w:type="dxa"/>
              </w:tcPr>
            </w:tcPrChange>
          </w:tcPr>
          <w:p w14:paraId="026159A1" w14:textId="62314CA3" w:rsidR="00AA4DED" w:rsidRPr="007B4FED" w:rsidDel="00753890" w:rsidRDefault="00AA4DED" w:rsidP="00C128E3">
            <w:pPr>
              <w:snapToGrid w:val="0"/>
              <w:spacing w:before="60" w:after="60" w:line="240" w:lineRule="auto"/>
              <w:jc w:val="center"/>
              <w:rPr>
                <w:del w:id="1769" w:author="Teh Stand" w:date="2023-07-24T14:56:00Z"/>
                <w:rFonts w:cs="Arial"/>
                <w:sz w:val="16"/>
                <w:szCs w:val="16"/>
              </w:rPr>
            </w:pPr>
            <w:del w:id="1770" w:author="Teh Stand" w:date="2023-07-24T14:56:00Z">
              <w:r w:rsidRPr="007B4FED" w:rsidDel="00753890">
                <w:rPr>
                  <w:rFonts w:cs="Arial"/>
                  <w:sz w:val="16"/>
                  <w:szCs w:val="16"/>
                </w:rPr>
                <w:delText>2</w:delText>
              </w:r>
            </w:del>
          </w:p>
        </w:tc>
        <w:tc>
          <w:tcPr>
            <w:tcW w:w="5503" w:type="dxa"/>
            <w:tcPrChange w:id="1771" w:author="Teh Stand" w:date="2023-07-24T14:56:00Z">
              <w:tcPr>
                <w:tcW w:w="5333" w:type="dxa"/>
              </w:tcPr>
            </w:tcPrChange>
          </w:tcPr>
          <w:p w14:paraId="6BB835C6" w14:textId="1855F6C3" w:rsidR="00AA4DED" w:rsidRPr="007B4FED" w:rsidDel="00753890" w:rsidRDefault="00AA4DED" w:rsidP="00C128E3">
            <w:pPr>
              <w:snapToGrid w:val="0"/>
              <w:spacing w:before="60" w:after="60" w:line="240" w:lineRule="auto"/>
              <w:jc w:val="left"/>
              <w:rPr>
                <w:del w:id="1772" w:author="Teh Stand" w:date="2023-07-24T14:56:00Z"/>
                <w:rFonts w:cs="Arial"/>
                <w:sz w:val="16"/>
                <w:szCs w:val="16"/>
              </w:rPr>
            </w:pPr>
          </w:p>
        </w:tc>
      </w:tr>
      <w:tr w:rsidR="00AA4DED" w:rsidRPr="007B4FED" w:rsidDel="00753890" w14:paraId="0BE32134" w14:textId="3C27C655" w:rsidTr="00753890">
        <w:trPr>
          <w:cantSplit/>
          <w:trHeight w:val="276"/>
          <w:del w:id="1773" w:author="Teh Stand" w:date="2023-07-24T14:56:00Z"/>
          <w:trPrChange w:id="1774" w:author="Teh Stand" w:date="2023-07-24T14:56:00Z">
            <w:trPr>
              <w:cantSplit/>
              <w:trHeight w:val="276"/>
            </w:trPr>
          </w:trPrChange>
        </w:trPr>
        <w:tc>
          <w:tcPr>
            <w:tcW w:w="1169" w:type="dxa"/>
            <w:tcPrChange w:id="1775" w:author="Teh Stand" w:date="2023-07-24T14:56:00Z">
              <w:tcPr>
                <w:tcW w:w="1134" w:type="dxa"/>
              </w:tcPr>
            </w:tcPrChange>
          </w:tcPr>
          <w:p w14:paraId="6BFCE41D" w14:textId="51ADF21C" w:rsidR="00AA4DED" w:rsidRPr="007B4FED" w:rsidDel="00753890" w:rsidRDefault="00AA4DED" w:rsidP="00C128E3">
            <w:pPr>
              <w:snapToGrid w:val="0"/>
              <w:spacing w:before="60" w:after="60" w:line="240" w:lineRule="auto"/>
              <w:jc w:val="left"/>
              <w:rPr>
                <w:del w:id="1776" w:author="Teh Stand" w:date="2023-07-24T14:56:00Z"/>
                <w:rFonts w:cs="Arial"/>
                <w:sz w:val="16"/>
                <w:szCs w:val="16"/>
              </w:rPr>
            </w:pPr>
            <w:del w:id="1777" w:author="Teh Stand" w:date="2023-07-24T14:56:00Z">
              <w:r w:rsidRPr="007B4FED" w:rsidDel="00753890">
                <w:rPr>
                  <w:rFonts w:cs="Arial"/>
                  <w:sz w:val="16"/>
                  <w:szCs w:val="16"/>
                </w:rPr>
                <w:delText>Value</w:delText>
              </w:r>
            </w:del>
          </w:p>
        </w:tc>
        <w:tc>
          <w:tcPr>
            <w:tcW w:w="3102" w:type="dxa"/>
            <w:tcPrChange w:id="1778" w:author="Teh Stand" w:date="2023-07-24T14:56:00Z">
              <w:tcPr>
                <w:tcW w:w="3006" w:type="dxa"/>
              </w:tcPr>
            </w:tcPrChange>
          </w:tcPr>
          <w:p w14:paraId="5FC80B65" w14:textId="192E0034" w:rsidR="00AA4DED" w:rsidRPr="007B4FED" w:rsidDel="00753890" w:rsidRDefault="00AA4DED" w:rsidP="00C128E3">
            <w:pPr>
              <w:snapToGrid w:val="0"/>
              <w:spacing w:before="60" w:after="60" w:line="240" w:lineRule="auto"/>
              <w:jc w:val="left"/>
              <w:rPr>
                <w:del w:id="1779" w:author="Teh Stand" w:date="2023-07-24T14:56:00Z"/>
                <w:rFonts w:cs="Arial"/>
                <w:sz w:val="16"/>
                <w:szCs w:val="16"/>
              </w:rPr>
            </w:pPr>
            <w:del w:id="1780" w:author="Teh Stand" w:date="2023-07-24T14:56:00Z">
              <w:r w:rsidRPr="007B4FED" w:rsidDel="00753890">
                <w:rPr>
                  <w:rFonts w:cs="Arial"/>
                  <w:sz w:val="16"/>
                  <w:szCs w:val="16"/>
                </w:rPr>
                <w:delText>portrayalCatalogue</w:delText>
              </w:r>
            </w:del>
          </w:p>
        </w:tc>
        <w:tc>
          <w:tcPr>
            <w:tcW w:w="3828" w:type="dxa"/>
            <w:tcPrChange w:id="1781" w:author="Teh Stand" w:date="2023-07-24T14:56:00Z">
              <w:tcPr>
                <w:tcW w:w="3710" w:type="dxa"/>
              </w:tcPr>
            </w:tcPrChange>
          </w:tcPr>
          <w:p w14:paraId="1869FA09" w14:textId="14CA912D" w:rsidR="00AA4DED" w:rsidRPr="007B4FED" w:rsidDel="00753890" w:rsidRDefault="00AA4DED" w:rsidP="00C128E3">
            <w:pPr>
              <w:snapToGrid w:val="0"/>
              <w:spacing w:before="60" w:after="60" w:line="240" w:lineRule="auto"/>
              <w:jc w:val="left"/>
              <w:rPr>
                <w:del w:id="1782" w:author="Teh Stand" w:date="2023-07-24T14:56:00Z"/>
                <w:rFonts w:cs="Arial"/>
                <w:sz w:val="16"/>
                <w:szCs w:val="16"/>
              </w:rPr>
            </w:pPr>
            <w:del w:id="1783" w:author="Teh Stand" w:date="2023-07-24T14:56:00Z">
              <w:r w:rsidRPr="007B4FED" w:rsidDel="00753890">
                <w:rPr>
                  <w:rFonts w:cs="Arial"/>
                  <w:sz w:val="16"/>
                  <w:szCs w:val="16"/>
                </w:rPr>
                <w:delText>A Portrayal Catalogue for an S-100 data product</w:delText>
              </w:r>
            </w:del>
          </w:p>
        </w:tc>
        <w:tc>
          <w:tcPr>
            <w:tcW w:w="732" w:type="dxa"/>
            <w:tcPrChange w:id="1784" w:author="Teh Stand" w:date="2023-07-24T14:56:00Z">
              <w:tcPr>
                <w:tcW w:w="709" w:type="dxa"/>
              </w:tcPr>
            </w:tcPrChange>
          </w:tcPr>
          <w:p w14:paraId="34A9E4AA" w14:textId="3A302D5C" w:rsidR="00AA4DED" w:rsidRPr="007B4FED" w:rsidDel="00753890" w:rsidRDefault="00AA4DED" w:rsidP="00C128E3">
            <w:pPr>
              <w:snapToGrid w:val="0"/>
              <w:spacing w:before="60" w:after="60" w:line="240" w:lineRule="auto"/>
              <w:jc w:val="center"/>
              <w:rPr>
                <w:del w:id="1785" w:author="Teh Stand" w:date="2023-07-24T14:56:00Z"/>
                <w:rFonts w:cs="Arial"/>
                <w:sz w:val="16"/>
                <w:szCs w:val="16"/>
              </w:rPr>
            </w:pPr>
            <w:del w:id="1786" w:author="Teh Stand" w:date="2023-07-24T14:56:00Z">
              <w:r w:rsidRPr="007B4FED" w:rsidDel="00753890">
                <w:rPr>
                  <w:rFonts w:cs="Arial"/>
                  <w:sz w:val="16"/>
                  <w:szCs w:val="16"/>
                </w:rPr>
                <w:delText>3</w:delText>
              </w:r>
            </w:del>
          </w:p>
        </w:tc>
        <w:tc>
          <w:tcPr>
            <w:tcW w:w="5503" w:type="dxa"/>
            <w:tcPrChange w:id="1787" w:author="Teh Stand" w:date="2023-07-24T14:56:00Z">
              <w:tcPr>
                <w:tcW w:w="5333" w:type="dxa"/>
              </w:tcPr>
            </w:tcPrChange>
          </w:tcPr>
          <w:p w14:paraId="74B62CD7" w14:textId="6548FD3C" w:rsidR="00AA4DED" w:rsidRPr="007B4FED" w:rsidDel="00753890" w:rsidRDefault="00AA4DED" w:rsidP="00C128E3">
            <w:pPr>
              <w:snapToGrid w:val="0"/>
              <w:spacing w:before="60" w:after="60" w:line="240" w:lineRule="auto"/>
              <w:jc w:val="left"/>
              <w:rPr>
                <w:del w:id="1788" w:author="Teh Stand" w:date="2023-07-24T14:56:00Z"/>
                <w:rFonts w:cs="Arial"/>
                <w:sz w:val="16"/>
                <w:szCs w:val="16"/>
              </w:rPr>
            </w:pPr>
          </w:p>
        </w:tc>
      </w:tr>
      <w:tr w:rsidR="00AA4DED" w:rsidRPr="007B4FED" w:rsidDel="00753890" w14:paraId="76E2EC92" w14:textId="5B1433C6" w:rsidTr="00753890">
        <w:trPr>
          <w:cantSplit/>
          <w:trHeight w:val="304"/>
          <w:del w:id="1789" w:author="Teh Stand" w:date="2023-07-24T14:56:00Z"/>
          <w:trPrChange w:id="1790" w:author="Teh Stand" w:date="2023-07-24T14:56:00Z">
            <w:trPr>
              <w:cantSplit/>
              <w:trHeight w:val="304"/>
            </w:trPr>
          </w:trPrChange>
        </w:trPr>
        <w:tc>
          <w:tcPr>
            <w:tcW w:w="1169" w:type="dxa"/>
            <w:tcPrChange w:id="1791" w:author="Teh Stand" w:date="2023-07-24T14:56:00Z">
              <w:tcPr>
                <w:tcW w:w="1134" w:type="dxa"/>
              </w:tcPr>
            </w:tcPrChange>
          </w:tcPr>
          <w:p w14:paraId="237D8D5A" w14:textId="5CF0750E" w:rsidR="00AA4DED" w:rsidRPr="007B4FED" w:rsidDel="00753890" w:rsidRDefault="00AA4DED" w:rsidP="00C128E3">
            <w:pPr>
              <w:snapToGrid w:val="0"/>
              <w:spacing w:before="60" w:after="60" w:line="240" w:lineRule="auto"/>
              <w:jc w:val="left"/>
              <w:rPr>
                <w:del w:id="1792" w:author="Teh Stand" w:date="2023-07-24T14:56:00Z"/>
                <w:rFonts w:cs="Arial"/>
                <w:sz w:val="16"/>
                <w:szCs w:val="16"/>
              </w:rPr>
            </w:pPr>
            <w:del w:id="1793" w:author="Teh Stand" w:date="2023-07-24T14:56:00Z">
              <w:r w:rsidRPr="007B4FED" w:rsidDel="00753890">
                <w:rPr>
                  <w:rFonts w:cs="Arial"/>
                  <w:sz w:val="16"/>
                  <w:szCs w:val="16"/>
                </w:rPr>
                <w:delText>Value</w:delText>
              </w:r>
            </w:del>
          </w:p>
        </w:tc>
        <w:tc>
          <w:tcPr>
            <w:tcW w:w="3102" w:type="dxa"/>
            <w:tcPrChange w:id="1794" w:author="Teh Stand" w:date="2023-07-24T14:56:00Z">
              <w:tcPr>
                <w:tcW w:w="3006" w:type="dxa"/>
              </w:tcPr>
            </w:tcPrChange>
          </w:tcPr>
          <w:p w14:paraId="22A477C9" w14:textId="0FC7938C" w:rsidR="00AA4DED" w:rsidRPr="007B4FED" w:rsidDel="00753890" w:rsidRDefault="00AA4DED" w:rsidP="00C128E3">
            <w:pPr>
              <w:snapToGrid w:val="0"/>
              <w:spacing w:before="60" w:after="60" w:line="240" w:lineRule="auto"/>
              <w:jc w:val="left"/>
              <w:rPr>
                <w:del w:id="1795" w:author="Teh Stand" w:date="2023-07-24T14:56:00Z"/>
                <w:rFonts w:cs="Arial"/>
                <w:sz w:val="16"/>
                <w:szCs w:val="16"/>
              </w:rPr>
            </w:pPr>
            <w:del w:id="1796" w:author="Teh Stand" w:date="2023-07-24T14:56:00Z">
              <w:r w:rsidRPr="007B4FED" w:rsidDel="00753890">
                <w:rPr>
                  <w:rFonts w:cs="Arial"/>
                  <w:sz w:val="16"/>
                  <w:szCs w:val="16"/>
                </w:rPr>
                <w:delText>interoperabilityCatalogue</w:delText>
              </w:r>
            </w:del>
          </w:p>
        </w:tc>
        <w:tc>
          <w:tcPr>
            <w:tcW w:w="3828" w:type="dxa"/>
            <w:tcPrChange w:id="1797" w:author="Teh Stand" w:date="2023-07-24T14:56:00Z">
              <w:tcPr>
                <w:tcW w:w="3710" w:type="dxa"/>
              </w:tcPr>
            </w:tcPrChange>
          </w:tcPr>
          <w:p w14:paraId="1A941571" w14:textId="76742631" w:rsidR="00AA4DED" w:rsidRPr="007B4FED" w:rsidDel="00753890" w:rsidRDefault="00AA4DED" w:rsidP="00C128E3">
            <w:pPr>
              <w:snapToGrid w:val="0"/>
              <w:spacing w:before="60" w:after="60" w:line="240" w:lineRule="auto"/>
              <w:jc w:val="left"/>
              <w:rPr>
                <w:del w:id="1798" w:author="Teh Stand" w:date="2023-07-24T14:56:00Z"/>
                <w:rFonts w:cs="Arial"/>
                <w:sz w:val="16"/>
                <w:szCs w:val="16"/>
              </w:rPr>
            </w:pPr>
            <w:del w:id="1799" w:author="Teh Stand" w:date="2023-07-24T14:56:00Z">
              <w:r w:rsidRPr="007B4FED" w:rsidDel="00753890">
                <w:rPr>
                  <w:rFonts w:cs="Arial"/>
                  <w:sz w:val="16"/>
                  <w:szCs w:val="16"/>
                </w:rPr>
                <w:delText>An Interoperability Catalogue</w:delText>
              </w:r>
            </w:del>
          </w:p>
        </w:tc>
        <w:tc>
          <w:tcPr>
            <w:tcW w:w="732" w:type="dxa"/>
            <w:tcPrChange w:id="1800" w:author="Teh Stand" w:date="2023-07-24T14:56:00Z">
              <w:tcPr>
                <w:tcW w:w="709" w:type="dxa"/>
              </w:tcPr>
            </w:tcPrChange>
          </w:tcPr>
          <w:p w14:paraId="3E07451A" w14:textId="60EA18D0" w:rsidR="00AA4DED" w:rsidRPr="007B4FED" w:rsidDel="00753890" w:rsidRDefault="00AA4DED" w:rsidP="00C128E3">
            <w:pPr>
              <w:snapToGrid w:val="0"/>
              <w:spacing w:before="60" w:after="60" w:line="240" w:lineRule="auto"/>
              <w:jc w:val="center"/>
              <w:rPr>
                <w:del w:id="1801" w:author="Teh Stand" w:date="2023-07-24T14:56:00Z"/>
                <w:rFonts w:cs="Arial"/>
                <w:sz w:val="16"/>
                <w:szCs w:val="16"/>
              </w:rPr>
            </w:pPr>
            <w:del w:id="1802" w:author="Teh Stand" w:date="2023-07-24T14:56:00Z">
              <w:r w:rsidRPr="007B4FED" w:rsidDel="00753890">
                <w:rPr>
                  <w:rFonts w:cs="Arial"/>
                  <w:sz w:val="16"/>
                  <w:szCs w:val="16"/>
                </w:rPr>
                <w:delText>4</w:delText>
              </w:r>
            </w:del>
          </w:p>
        </w:tc>
        <w:tc>
          <w:tcPr>
            <w:tcW w:w="5503" w:type="dxa"/>
            <w:tcPrChange w:id="1803" w:author="Teh Stand" w:date="2023-07-24T14:56:00Z">
              <w:tcPr>
                <w:tcW w:w="5333" w:type="dxa"/>
              </w:tcPr>
            </w:tcPrChange>
          </w:tcPr>
          <w:p w14:paraId="37F2C100" w14:textId="0FC6DCE0" w:rsidR="00AA4DED" w:rsidRPr="007B4FED" w:rsidDel="00753890" w:rsidRDefault="00AA4DED" w:rsidP="00C128E3">
            <w:pPr>
              <w:snapToGrid w:val="0"/>
              <w:spacing w:before="60" w:after="60" w:line="240" w:lineRule="auto"/>
              <w:jc w:val="left"/>
              <w:rPr>
                <w:del w:id="1804" w:author="Teh Stand" w:date="2023-07-24T14:56:00Z"/>
                <w:rFonts w:cs="Arial"/>
                <w:sz w:val="16"/>
                <w:szCs w:val="16"/>
              </w:rPr>
            </w:pPr>
          </w:p>
        </w:tc>
      </w:tr>
      <w:tr w:rsidR="00AA4DED" w:rsidRPr="007B4FED" w14:paraId="6E1125A6" w14:textId="77777777" w:rsidTr="00753890">
        <w:trPr>
          <w:cantSplit/>
          <w:trHeight w:val="304"/>
          <w:trPrChange w:id="1805" w:author="Teh Stand" w:date="2023-07-24T14:56:00Z">
            <w:trPr>
              <w:cantSplit/>
              <w:trHeight w:val="304"/>
            </w:trPr>
          </w:trPrChange>
        </w:trPr>
        <w:tc>
          <w:tcPr>
            <w:tcW w:w="1169" w:type="dxa"/>
            <w:tcPrChange w:id="1806" w:author="Teh Stand" w:date="2023-07-24T14:56:00Z">
              <w:tcPr>
                <w:tcW w:w="1134" w:type="dxa"/>
              </w:tcPr>
            </w:tcPrChange>
          </w:tcPr>
          <w:p w14:paraId="7A9A997E" w14:textId="77777777" w:rsidR="00AA4DED" w:rsidRPr="007B4FED" w:rsidRDefault="00AA4DED" w:rsidP="00C128E3">
            <w:pPr>
              <w:snapToGrid w:val="0"/>
              <w:spacing w:before="60" w:after="60" w:line="240" w:lineRule="auto"/>
              <w:jc w:val="left"/>
              <w:rPr>
                <w:rFonts w:cs="Arial"/>
                <w:sz w:val="16"/>
                <w:szCs w:val="16"/>
              </w:rPr>
            </w:pPr>
            <w:commentRangeStart w:id="1807"/>
            <w:r w:rsidRPr="007B4FED">
              <w:rPr>
                <w:rFonts w:cs="Arial"/>
                <w:sz w:val="16"/>
                <w:szCs w:val="16"/>
              </w:rPr>
              <w:t>Value</w:t>
            </w:r>
          </w:p>
        </w:tc>
        <w:tc>
          <w:tcPr>
            <w:tcW w:w="3102" w:type="dxa"/>
            <w:tcPrChange w:id="1808" w:author="Teh Stand" w:date="2023-07-24T14:56:00Z">
              <w:tcPr>
                <w:tcW w:w="3006" w:type="dxa"/>
              </w:tcPr>
            </w:tcPrChange>
          </w:tcPr>
          <w:p w14:paraId="17FF6BBD"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supportFile</w:t>
            </w:r>
            <w:proofErr w:type="spellEnd"/>
          </w:p>
        </w:tc>
        <w:tc>
          <w:tcPr>
            <w:tcW w:w="3828" w:type="dxa"/>
            <w:tcPrChange w:id="1809" w:author="Teh Stand" w:date="2023-07-24T14:56:00Z">
              <w:tcPr>
                <w:tcW w:w="3710" w:type="dxa"/>
              </w:tcPr>
            </w:tcPrChange>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Change w:id="1810" w:author="Teh Stand" w:date="2023-07-24T14:56:00Z">
              <w:tcPr>
                <w:tcW w:w="709" w:type="dxa"/>
              </w:tcPr>
            </w:tcPrChange>
          </w:tcPr>
          <w:p w14:paraId="51865D6F" w14:textId="44C5BD7E" w:rsidR="00AA4DED" w:rsidRPr="007B4FED" w:rsidRDefault="00AA4DED" w:rsidP="00C128E3">
            <w:pPr>
              <w:snapToGrid w:val="0"/>
              <w:spacing w:before="60" w:after="60" w:line="240" w:lineRule="auto"/>
              <w:jc w:val="center"/>
              <w:rPr>
                <w:rFonts w:cs="Arial"/>
                <w:sz w:val="16"/>
                <w:szCs w:val="16"/>
              </w:rPr>
            </w:pPr>
            <w:del w:id="1811" w:author="Teh Stand" w:date="2023-07-24T14:57:00Z">
              <w:r w:rsidRPr="007B4FED" w:rsidDel="00753890">
                <w:rPr>
                  <w:rFonts w:cs="Arial"/>
                  <w:sz w:val="16"/>
                  <w:szCs w:val="16"/>
                </w:rPr>
                <w:delText>5</w:delText>
              </w:r>
            </w:del>
            <w:ins w:id="1812" w:author="Teh Stand" w:date="2023-07-24T14:57:00Z">
              <w:r w:rsidR="00753890">
                <w:rPr>
                  <w:rFonts w:cs="Arial"/>
                  <w:sz w:val="16"/>
                  <w:szCs w:val="16"/>
                </w:rPr>
                <w:t>1</w:t>
              </w:r>
            </w:ins>
          </w:p>
        </w:tc>
        <w:tc>
          <w:tcPr>
            <w:tcW w:w="5503" w:type="dxa"/>
            <w:tcPrChange w:id="1813" w:author="Teh Stand" w:date="2023-07-24T14:56:00Z">
              <w:tcPr>
                <w:tcW w:w="5333" w:type="dxa"/>
              </w:tcPr>
            </w:tcPrChange>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rsidDel="00753890" w14:paraId="3F30E24D" w14:textId="1079ADED" w:rsidTr="00753890">
        <w:trPr>
          <w:cantSplit/>
          <w:trHeight w:val="304"/>
          <w:del w:id="1814" w:author="Teh Stand" w:date="2023-07-24T14:57:00Z"/>
          <w:trPrChange w:id="1815" w:author="Teh Stand" w:date="2023-07-24T14:56:00Z">
            <w:trPr>
              <w:cantSplit/>
              <w:trHeight w:val="304"/>
            </w:trPr>
          </w:trPrChange>
        </w:trPr>
        <w:tc>
          <w:tcPr>
            <w:tcW w:w="1169" w:type="dxa"/>
            <w:tcPrChange w:id="1816" w:author="Teh Stand" w:date="2023-07-24T14:56:00Z">
              <w:tcPr>
                <w:tcW w:w="1134" w:type="dxa"/>
              </w:tcPr>
            </w:tcPrChange>
          </w:tcPr>
          <w:p w14:paraId="22DE55DB" w14:textId="7D4A3276" w:rsidR="00AA4DED" w:rsidRPr="007B4FED" w:rsidDel="00753890" w:rsidRDefault="00AA4DED" w:rsidP="00C128E3">
            <w:pPr>
              <w:snapToGrid w:val="0"/>
              <w:spacing w:before="60" w:after="60" w:line="240" w:lineRule="auto"/>
              <w:jc w:val="left"/>
              <w:rPr>
                <w:del w:id="1817" w:author="Teh Stand" w:date="2023-07-24T14:57:00Z"/>
                <w:rFonts w:cs="Arial"/>
                <w:sz w:val="16"/>
                <w:szCs w:val="16"/>
              </w:rPr>
            </w:pPr>
            <w:del w:id="1818" w:author="Teh Stand" w:date="2023-07-24T14:57:00Z">
              <w:r w:rsidRPr="007B4FED" w:rsidDel="00753890">
                <w:rPr>
                  <w:rFonts w:cs="Arial"/>
                  <w:sz w:val="16"/>
                  <w:szCs w:val="16"/>
                </w:rPr>
                <w:delText>Value</w:delText>
              </w:r>
            </w:del>
          </w:p>
        </w:tc>
        <w:tc>
          <w:tcPr>
            <w:tcW w:w="3102" w:type="dxa"/>
            <w:tcPrChange w:id="1819" w:author="Teh Stand" w:date="2023-07-24T14:56:00Z">
              <w:tcPr>
                <w:tcW w:w="3006" w:type="dxa"/>
              </w:tcPr>
            </w:tcPrChange>
          </w:tcPr>
          <w:p w14:paraId="46907279" w14:textId="227ED27A" w:rsidR="00AA4DED" w:rsidRPr="007B4FED" w:rsidDel="00753890" w:rsidRDefault="00AA4DED" w:rsidP="00C128E3">
            <w:pPr>
              <w:snapToGrid w:val="0"/>
              <w:spacing w:before="60" w:after="60" w:line="240" w:lineRule="auto"/>
              <w:jc w:val="left"/>
              <w:rPr>
                <w:del w:id="1820" w:author="Teh Stand" w:date="2023-07-24T14:57:00Z"/>
                <w:rFonts w:cs="Arial"/>
                <w:sz w:val="16"/>
                <w:szCs w:val="16"/>
              </w:rPr>
            </w:pPr>
            <w:del w:id="1821" w:author="Teh Stand" w:date="2023-07-24T14:57:00Z">
              <w:r w:rsidRPr="007B4FED" w:rsidDel="00753890">
                <w:rPr>
                  <w:rFonts w:cs="Arial"/>
                  <w:sz w:val="16"/>
                  <w:szCs w:val="16"/>
                </w:rPr>
                <w:delText>productVersion</w:delText>
              </w:r>
            </w:del>
          </w:p>
        </w:tc>
        <w:tc>
          <w:tcPr>
            <w:tcW w:w="3828" w:type="dxa"/>
            <w:tcPrChange w:id="1822" w:author="Teh Stand" w:date="2023-07-24T14:56:00Z">
              <w:tcPr>
                <w:tcW w:w="3710" w:type="dxa"/>
              </w:tcPr>
            </w:tcPrChange>
          </w:tcPr>
          <w:p w14:paraId="2E84637A" w14:textId="77EBBF7F" w:rsidR="00AA4DED" w:rsidRPr="007B4FED" w:rsidDel="00753890" w:rsidRDefault="00AA4DED" w:rsidP="00C128E3">
            <w:pPr>
              <w:snapToGrid w:val="0"/>
              <w:spacing w:before="60" w:after="60" w:line="240" w:lineRule="auto"/>
              <w:jc w:val="left"/>
              <w:rPr>
                <w:del w:id="1823" w:author="Teh Stand" w:date="2023-07-24T14:57:00Z"/>
                <w:rFonts w:cs="Arial"/>
                <w:sz w:val="16"/>
                <w:szCs w:val="16"/>
              </w:rPr>
            </w:pPr>
            <w:del w:id="1824" w:author="Teh Stand" w:date="2023-07-24T14:57:00Z">
              <w:r w:rsidRPr="007B4FED" w:rsidDel="00753890">
                <w:rPr>
                  <w:rFonts w:cs="Arial"/>
                  <w:sz w:val="16"/>
                  <w:szCs w:val="16"/>
                </w:rPr>
                <w:delText>All datasets conforming to a specific version of an S-100 Product Specification</w:delText>
              </w:r>
            </w:del>
          </w:p>
        </w:tc>
        <w:tc>
          <w:tcPr>
            <w:tcW w:w="732" w:type="dxa"/>
            <w:tcPrChange w:id="1825" w:author="Teh Stand" w:date="2023-07-24T14:56:00Z">
              <w:tcPr>
                <w:tcW w:w="709" w:type="dxa"/>
              </w:tcPr>
            </w:tcPrChange>
          </w:tcPr>
          <w:p w14:paraId="27E8F8CB" w14:textId="2A1E6127" w:rsidR="00AA4DED" w:rsidRPr="007B4FED" w:rsidDel="00753890" w:rsidRDefault="00AA4DED" w:rsidP="00C128E3">
            <w:pPr>
              <w:snapToGrid w:val="0"/>
              <w:spacing w:before="60" w:after="60" w:line="240" w:lineRule="auto"/>
              <w:jc w:val="center"/>
              <w:rPr>
                <w:del w:id="1826" w:author="Teh Stand" w:date="2023-07-24T14:57:00Z"/>
                <w:rFonts w:cs="Arial"/>
                <w:sz w:val="16"/>
                <w:szCs w:val="16"/>
              </w:rPr>
            </w:pPr>
            <w:del w:id="1827" w:author="Teh Stand" w:date="2023-07-24T14:57:00Z">
              <w:r w:rsidRPr="007B4FED" w:rsidDel="00753890">
                <w:rPr>
                  <w:rFonts w:cs="Arial"/>
                  <w:sz w:val="16"/>
                  <w:szCs w:val="16"/>
                </w:rPr>
                <w:delText>6</w:delText>
              </w:r>
            </w:del>
          </w:p>
        </w:tc>
        <w:tc>
          <w:tcPr>
            <w:tcW w:w="5503" w:type="dxa"/>
            <w:tcPrChange w:id="1828" w:author="Teh Stand" w:date="2023-07-24T14:56:00Z">
              <w:tcPr>
                <w:tcW w:w="5333" w:type="dxa"/>
              </w:tcPr>
            </w:tcPrChange>
          </w:tcPr>
          <w:p w14:paraId="2F9D4370" w14:textId="6A81CBF0" w:rsidR="00AA4DED" w:rsidRPr="007B4FED" w:rsidDel="00753890" w:rsidRDefault="00AA4DED" w:rsidP="00C128E3">
            <w:pPr>
              <w:snapToGrid w:val="0"/>
              <w:spacing w:before="60" w:after="60" w:line="240" w:lineRule="auto"/>
              <w:jc w:val="left"/>
              <w:rPr>
                <w:del w:id="1829" w:author="Teh Stand" w:date="2023-07-24T14:57:00Z"/>
                <w:rFonts w:cs="Arial"/>
                <w:sz w:val="16"/>
                <w:szCs w:val="16"/>
              </w:rPr>
            </w:pPr>
          </w:p>
        </w:tc>
      </w:tr>
      <w:tr w:rsidR="00AA4DED" w:rsidRPr="007B4FED" w:rsidDel="00753890" w14:paraId="4E5B668C" w14:textId="37F8B099" w:rsidTr="00753890">
        <w:trPr>
          <w:cantSplit/>
          <w:trHeight w:val="304"/>
          <w:del w:id="1830" w:author="Teh Stand" w:date="2023-07-24T14:57:00Z"/>
          <w:trPrChange w:id="1831" w:author="Teh Stand" w:date="2023-07-24T14:56:00Z">
            <w:trPr>
              <w:cantSplit/>
              <w:trHeight w:val="304"/>
            </w:trPr>
          </w:trPrChange>
        </w:trPr>
        <w:tc>
          <w:tcPr>
            <w:tcW w:w="1169" w:type="dxa"/>
            <w:tcPrChange w:id="1832" w:author="Teh Stand" w:date="2023-07-24T14:56:00Z">
              <w:tcPr>
                <w:tcW w:w="1134" w:type="dxa"/>
              </w:tcPr>
            </w:tcPrChange>
          </w:tcPr>
          <w:p w14:paraId="516669CE" w14:textId="27121A9E" w:rsidR="00AA4DED" w:rsidRPr="007B4FED" w:rsidDel="00753890" w:rsidRDefault="00AA4DED" w:rsidP="00C128E3">
            <w:pPr>
              <w:snapToGrid w:val="0"/>
              <w:spacing w:before="60" w:after="60" w:line="240" w:lineRule="auto"/>
              <w:jc w:val="left"/>
              <w:rPr>
                <w:del w:id="1833" w:author="Teh Stand" w:date="2023-07-24T14:57:00Z"/>
                <w:rFonts w:cs="Arial"/>
                <w:sz w:val="16"/>
                <w:szCs w:val="16"/>
              </w:rPr>
            </w:pPr>
            <w:del w:id="1834" w:author="Teh Stand" w:date="2023-07-24T14:57:00Z">
              <w:r w:rsidRPr="007B4FED" w:rsidDel="00753890">
                <w:rPr>
                  <w:rFonts w:cs="Arial"/>
                  <w:sz w:val="16"/>
                  <w:szCs w:val="16"/>
                </w:rPr>
                <w:delText>Value</w:delText>
              </w:r>
            </w:del>
          </w:p>
        </w:tc>
        <w:tc>
          <w:tcPr>
            <w:tcW w:w="3102" w:type="dxa"/>
            <w:tcPrChange w:id="1835" w:author="Teh Stand" w:date="2023-07-24T14:56:00Z">
              <w:tcPr>
                <w:tcW w:w="3006" w:type="dxa"/>
              </w:tcPr>
            </w:tcPrChange>
          </w:tcPr>
          <w:p w14:paraId="60F5E8C3" w14:textId="7C93D7BE" w:rsidR="00AA4DED" w:rsidRPr="007B4FED" w:rsidDel="00753890" w:rsidRDefault="00AA4DED" w:rsidP="00C128E3">
            <w:pPr>
              <w:snapToGrid w:val="0"/>
              <w:spacing w:before="60" w:after="60" w:line="240" w:lineRule="auto"/>
              <w:jc w:val="left"/>
              <w:rPr>
                <w:del w:id="1836" w:author="Teh Stand" w:date="2023-07-24T14:57:00Z"/>
                <w:rFonts w:cs="Arial"/>
                <w:sz w:val="16"/>
                <w:szCs w:val="16"/>
              </w:rPr>
            </w:pPr>
            <w:del w:id="1837" w:author="Teh Stand" w:date="2023-07-24T14:57:00Z">
              <w:r w:rsidRPr="007B4FED" w:rsidDel="00753890">
                <w:rPr>
                  <w:rFonts w:cs="Arial"/>
                  <w:sz w:val="16"/>
                  <w:szCs w:val="16"/>
                </w:rPr>
                <w:delText>productFamily</w:delText>
              </w:r>
            </w:del>
          </w:p>
        </w:tc>
        <w:tc>
          <w:tcPr>
            <w:tcW w:w="3828" w:type="dxa"/>
            <w:tcPrChange w:id="1838" w:author="Teh Stand" w:date="2023-07-24T14:56:00Z">
              <w:tcPr>
                <w:tcW w:w="3710" w:type="dxa"/>
              </w:tcPr>
            </w:tcPrChange>
          </w:tcPr>
          <w:p w14:paraId="54EF7461" w14:textId="4EC884A4" w:rsidR="00AA4DED" w:rsidRPr="007B4FED" w:rsidDel="00753890" w:rsidRDefault="00AA4DED" w:rsidP="00C128E3">
            <w:pPr>
              <w:snapToGrid w:val="0"/>
              <w:spacing w:before="60" w:after="60" w:line="240" w:lineRule="auto"/>
              <w:jc w:val="left"/>
              <w:rPr>
                <w:del w:id="1839" w:author="Teh Stand" w:date="2023-07-24T14:57:00Z"/>
                <w:rFonts w:cs="Arial"/>
                <w:sz w:val="16"/>
                <w:szCs w:val="16"/>
              </w:rPr>
            </w:pPr>
            <w:del w:id="1840" w:author="Teh Stand" w:date="2023-07-24T14:57:00Z">
              <w:r w:rsidRPr="007B4FED" w:rsidDel="00753890">
                <w:rPr>
                  <w:rFonts w:cs="Arial"/>
                  <w:sz w:val="16"/>
                  <w:szCs w:val="16"/>
                </w:rPr>
                <w:delText>All datasets conforming to any active version of an S-100 Product Specification</w:delText>
              </w:r>
            </w:del>
          </w:p>
        </w:tc>
        <w:tc>
          <w:tcPr>
            <w:tcW w:w="732" w:type="dxa"/>
            <w:tcPrChange w:id="1841" w:author="Teh Stand" w:date="2023-07-24T14:56:00Z">
              <w:tcPr>
                <w:tcW w:w="709" w:type="dxa"/>
              </w:tcPr>
            </w:tcPrChange>
          </w:tcPr>
          <w:p w14:paraId="01508A87" w14:textId="7D9561B7" w:rsidR="00AA4DED" w:rsidRPr="007B4FED" w:rsidDel="00753890" w:rsidRDefault="00AA4DED" w:rsidP="00C128E3">
            <w:pPr>
              <w:snapToGrid w:val="0"/>
              <w:spacing w:before="60" w:after="60" w:line="240" w:lineRule="auto"/>
              <w:jc w:val="center"/>
              <w:rPr>
                <w:del w:id="1842" w:author="Teh Stand" w:date="2023-07-24T14:57:00Z"/>
                <w:rFonts w:cs="Arial"/>
                <w:sz w:val="16"/>
                <w:szCs w:val="16"/>
              </w:rPr>
            </w:pPr>
            <w:del w:id="1843" w:author="Teh Stand" w:date="2023-07-24T14:57:00Z">
              <w:r w:rsidRPr="007B4FED" w:rsidDel="00753890">
                <w:rPr>
                  <w:rFonts w:cs="Arial"/>
                  <w:sz w:val="16"/>
                  <w:szCs w:val="16"/>
                </w:rPr>
                <w:delText>7</w:delText>
              </w:r>
            </w:del>
          </w:p>
        </w:tc>
        <w:tc>
          <w:tcPr>
            <w:tcW w:w="5503" w:type="dxa"/>
            <w:tcPrChange w:id="1844" w:author="Teh Stand" w:date="2023-07-24T14:56:00Z">
              <w:tcPr>
                <w:tcW w:w="5333" w:type="dxa"/>
              </w:tcPr>
            </w:tcPrChange>
          </w:tcPr>
          <w:p w14:paraId="09DF15FE" w14:textId="66D29706" w:rsidR="00AA4DED" w:rsidRPr="007B4FED" w:rsidDel="00753890" w:rsidRDefault="00AA4DED" w:rsidP="00C128E3">
            <w:pPr>
              <w:snapToGrid w:val="0"/>
              <w:spacing w:before="60" w:after="60" w:line="240" w:lineRule="auto"/>
              <w:jc w:val="left"/>
              <w:rPr>
                <w:del w:id="1845" w:author="Teh Stand" w:date="2023-07-24T14:57:00Z"/>
                <w:rFonts w:cs="Arial"/>
                <w:sz w:val="16"/>
                <w:szCs w:val="16"/>
              </w:rPr>
            </w:pPr>
          </w:p>
        </w:tc>
      </w:tr>
      <w:tr w:rsidR="00AA4DED" w:rsidRPr="007B4FED" w:rsidDel="00753890" w14:paraId="5C4E953B" w14:textId="1DFF6838" w:rsidTr="00753890">
        <w:trPr>
          <w:cantSplit/>
          <w:trHeight w:val="304"/>
          <w:del w:id="1846" w:author="Teh Stand" w:date="2023-07-24T14:57:00Z"/>
          <w:trPrChange w:id="1847" w:author="Teh Stand" w:date="2023-07-24T14:56:00Z">
            <w:trPr>
              <w:cantSplit/>
              <w:trHeight w:val="304"/>
            </w:trPr>
          </w:trPrChange>
        </w:trPr>
        <w:tc>
          <w:tcPr>
            <w:tcW w:w="1169" w:type="dxa"/>
            <w:tcPrChange w:id="1848" w:author="Teh Stand" w:date="2023-07-24T14:56:00Z">
              <w:tcPr>
                <w:tcW w:w="1134" w:type="dxa"/>
              </w:tcPr>
            </w:tcPrChange>
          </w:tcPr>
          <w:p w14:paraId="2379F3D2" w14:textId="5A9BBB3E" w:rsidR="00AA4DED" w:rsidRPr="007B4FED" w:rsidDel="00753890" w:rsidRDefault="00AA4DED" w:rsidP="00C128E3">
            <w:pPr>
              <w:snapToGrid w:val="0"/>
              <w:spacing w:before="60" w:after="60" w:line="240" w:lineRule="auto"/>
              <w:jc w:val="left"/>
              <w:rPr>
                <w:del w:id="1849" w:author="Teh Stand" w:date="2023-07-24T14:57:00Z"/>
                <w:rFonts w:cs="Arial"/>
                <w:sz w:val="16"/>
                <w:szCs w:val="16"/>
              </w:rPr>
            </w:pPr>
            <w:del w:id="1850" w:author="Teh Stand" w:date="2023-07-24T14:57:00Z">
              <w:r w:rsidRPr="007B4FED" w:rsidDel="00753890">
                <w:rPr>
                  <w:rFonts w:cs="Arial"/>
                  <w:sz w:val="16"/>
                  <w:szCs w:val="16"/>
                </w:rPr>
                <w:delText>Value</w:delText>
              </w:r>
            </w:del>
          </w:p>
        </w:tc>
        <w:tc>
          <w:tcPr>
            <w:tcW w:w="3102" w:type="dxa"/>
            <w:tcPrChange w:id="1851" w:author="Teh Stand" w:date="2023-07-24T14:56:00Z">
              <w:tcPr>
                <w:tcW w:w="3006" w:type="dxa"/>
              </w:tcPr>
            </w:tcPrChange>
          </w:tcPr>
          <w:p w14:paraId="188B911D" w14:textId="236B1550" w:rsidR="00AA4DED" w:rsidRPr="007B4FED" w:rsidDel="00753890" w:rsidRDefault="00AA4DED" w:rsidP="00C128E3">
            <w:pPr>
              <w:snapToGrid w:val="0"/>
              <w:spacing w:before="60" w:after="60" w:line="240" w:lineRule="auto"/>
              <w:jc w:val="left"/>
              <w:rPr>
                <w:del w:id="1852" w:author="Teh Stand" w:date="2023-07-24T14:57:00Z"/>
                <w:rFonts w:cs="Arial"/>
                <w:sz w:val="16"/>
                <w:szCs w:val="16"/>
              </w:rPr>
            </w:pPr>
            <w:del w:id="1853" w:author="Teh Stand" w:date="2023-07-24T14:57:00Z">
              <w:r w:rsidRPr="007B4FED" w:rsidDel="00753890">
                <w:rPr>
                  <w:rFonts w:cs="Arial"/>
                  <w:sz w:val="16"/>
                  <w:szCs w:val="16"/>
                </w:rPr>
                <w:delText>software</w:delText>
              </w:r>
            </w:del>
          </w:p>
        </w:tc>
        <w:tc>
          <w:tcPr>
            <w:tcW w:w="3828" w:type="dxa"/>
            <w:tcPrChange w:id="1854" w:author="Teh Stand" w:date="2023-07-24T14:56:00Z">
              <w:tcPr>
                <w:tcW w:w="3710" w:type="dxa"/>
              </w:tcPr>
            </w:tcPrChange>
          </w:tcPr>
          <w:p w14:paraId="3D4AC680" w14:textId="5E1D6518" w:rsidR="00AA4DED" w:rsidRPr="007B4FED" w:rsidDel="00753890" w:rsidRDefault="00AA4DED" w:rsidP="00C128E3">
            <w:pPr>
              <w:snapToGrid w:val="0"/>
              <w:spacing w:before="60" w:after="60" w:line="240" w:lineRule="auto"/>
              <w:jc w:val="left"/>
              <w:rPr>
                <w:del w:id="1855" w:author="Teh Stand" w:date="2023-07-24T14:57:00Z"/>
                <w:rFonts w:cs="Arial"/>
                <w:sz w:val="16"/>
                <w:szCs w:val="16"/>
              </w:rPr>
            </w:pPr>
            <w:del w:id="1856" w:author="Teh Stand" w:date="2023-07-24T14:57:00Z">
              <w:r w:rsidRPr="007B4FED" w:rsidDel="00753890">
                <w:rPr>
                  <w:rFonts w:cs="Arial"/>
                  <w:sz w:val="16"/>
                  <w:szCs w:val="16"/>
                </w:rPr>
                <w:delText>Application software</w:delText>
              </w:r>
            </w:del>
          </w:p>
        </w:tc>
        <w:tc>
          <w:tcPr>
            <w:tcW w:w="732" w:type="dxa"/>
            <w:tcPrChange w:id="1857" w:author="Teh Stand" w:date="2023-07-24T14:56:00Z">
              <w:tcPr>
                <w:tcW w:w="709" w:type="dxa"/>
              </w:tcPr>
            </w:tcPrChange>
          </w:tcPr>
          <w:p w14:paraId="78ADE27B" w14:textId="28BC2B0D" w:rsidR="00AA4DED" w:rsidRPr="007B4FED" w:rsidDel="00753890" w:rsidRDefault="00AA4DED" w:rsidP="00C128E3">
            <w:pPr>
              <w:snapToGrid w:val="0"/>
              <w:spacing w:before="60" w:after="60" w:line="240" w:lineRule="auto"/>
              <w:jc w:val="center"/>
              <w:rPr>
                <w:del w:id="1858" w:author="Teh Stand" w:date="2023-07-24T14:57:00Z"/>
                <w:rFonts w:cs="Arial"/>
                <w:sz w:val="16"/>
                <w:szCs w:val="16"/>
              </w:rPr>
            </w:pPr>
            <w:del w:id="1859" w:author="Teh Stand" w:date="2023-07-24T14:57:00Z">
              <w:r w:rsidRPr="007B4FED" w:rsidDel="00753890">
                <w:rPr>
                  <w:rFonts w:cs="Arial"/>
                  <w:sz w:val="16"/>
                  <w:szCs w:val="16"/>
                </w:rPr>
                <w:delText>8</w:delText>
              </w:r>
            </w:del>
          </w:p>
        </w:tc>
        <w:tc>
          <w:tcPr>
            <w:tcW w:w="5503" w:type="dxa"/>
            <w:tcPrChange w:id="1860" w:author="Teh Stand" w:date="2023-07-24T14:56:00Z">
              <w:tcPr>
                <w:tcW w:w="5333" w:type="dxa"/>
              </w:tcPr>
            </w:tcPrChange>
          </w:tcPr>
          <w:p w14:paraId="41D67B8D" w14:textId="55CC69B0" w:rsidR="00AA4DED" w:rsidRPr="007B4FED" w:rsidDel="00753890" w:rsidRDefault="00AA4DED" w:rsidP="00C128E3">
            <w:pPr>
              <w:snapToGrid w:val="0"/>
              <w:spacing w:before="60" w:after="60" w:line="240" w:lineRule="auto"/>
              <w:jc w:val="left"/>
              <w:rPr>
                <w:del w:id="1861" w:author="Teh Stand" w:date="2023-07-24T14:57:00Z"/>
                <w:rFonts w:cs="Arial"/>
                <w:sz w:val="16"/>
                <w:szCs w:val="16"/>
              </w:rPr>
            </w:pPr>
          </w:p>
        </w:tc>
      </w:tr>
      <w:tr w:rsidR="00AA4DED" w:rsidRPr="007B4FED" w:rsidDel="00753890" w14:paraId="0B78D8BE" w14:textId="409FE2EF" w:rsidTr="00753890">
        <w:trPr>
          <w:cantSplit/>
          <w:trHeight w:val="304"/>
          <w:del w:id="1862" w:author="Teh Stand" w:date="2023-07-24T14:57:00Z"/>
          <w:trPrChange w:id="1863" w:author="Teh Stand" w:date="2023-07-24T14:56:00Z">
            <w:trPr>
              <w:cantSplit/>
              <w:trHeight w:val="304"/>
            </w:trPr>
          </w:trPrChange>
        </w:trPr>
        <w:tc>
          <w:tcPr>
            <w:tcW w:w="1169" w:type="dxa"/>
            <w:tcPrChange w:id="1864" w:author="Teh Stand" w:date="2023-07-24T14:56:00Z">
              <w:tcPr>
                <w:tcW w:w="1134" w:type="dxa"/>
              </w:tcPr>
            </w:tcPrChange>
          </w:tcPr>
          <w:p w14:paraId="4DBFDD70" w14:textId="6A4DF9AB" w:rsidR="00AA4DED" w:rsidRPr="007B4FED" w:rsidDel="00753890" w:rsidRDefault="00AA4DED" w:rsidP="00C128E3">
            <w:pPr>
              <w:snapToGrid w:val="0"/>
              <w:spacing w:before="60" w:after="60" w:line="240" w:lineRule="auto"/>
              <w:jc w:val="left"/>
              <w:rPr>
                <w:del w:id="1865" w:author="Teh Stand" w:date="2023-07-24T14:57:00Z"/>
                <w:rFonts w:cs="Arial"/>
                <w:sz w:val="16"/>
                <w:szCs w:val="16"/>
              </w:rPr>
            </w:pPr>
            <w:del w:id="1866" w:author="Teh Stand" w:date="2023-07-24T14:57:00Z">
              <w:r w:rsidRPr="007B4FED" w:rsidDel="00753890">
                <w:rPr>
                  <w:rFonts w:cs="Arial"/>
                  <w:sz w:val="16"/>
                  <w:szCs w:val="16"/>
                </w:rPr>
                <w:delText>Value</w:delText>
              </w:r>
            </w:del>
          </w:p>
        </w:tc>
        <w:tc>
          <w:tcPr>
            <w:tcW w:w="3102" w:type="dxa"/>
            <w:tcPrChange w:id="1867" w:author="Teh Stand" w:date="2023-07-24T14:56:00Z">
              <w:tcPr>
                <w:tcW w:w="3006" w:type="dxa"/>
              </w:tcPr>
            </w:tcPrChange>
          </w:tcPr>
          <w:p w14:paraId="549EE5D5" w14:textId="4C700058" w:rsidR="00AA4DED" w:rsidRPr="007B4FED" w:rsidDel="00753890" w:rsidRDefault="00AA4DED" w:rsidP="00C128E3">
            <w:pPr>
              <w:snapToGrid w:val="0"/>
              <w:spacing w:before="60" w:after="60" w:line="240" w:lineRule="auto"/>
              <w:jc w:val="left"/>
              <w:rPr>
                <w:del w:id="1868" w:author="Teh Stand" w:date="2023-07-24T14:57:00Z"/>
                <w:rFonts w:cs="Arial"/>
                <w:sz w:val="16"/>
                <w:szCs w:val="16"/>
              </w:rPr>
            </w:pPr>
            <w:del w:id="1869" w:author="Teh Stand" w:date="2023-07-24T14:57:00Z">
              <w:r w:rsidRPr="007B4FED" w:rsidDel="00753890">
                <w:rPr>
                  <w:rFonts w:cs="Arial"/>
                  <w:sz w:val="16"/>
                  <w:szCs w:val="16"/>
                </w:rPr>
                <w:delText>system</w:delText>
              </w:r>
            </w:del>
          </w:p>
        </w:tc>
        <w:tc>
          <w:tcPr>
            <w:tcW w:w="3828" w:type="dxa"/>
            <w:tcPrChange w:id="1870" w:author="Teh Stand" w:date="2023-07-24T14:56:00Z">
              <w:tcPr>
                <w:tcW w:w="3710" w:type="dxa"/>
              </w:tcPr>
            </w:tcPrChange>
          </w:tcPr>
          <w:p w14:paraId="6EE3F58B" w14:textId="047CC0A9" w:rsidR="00AA4DED" w:rsidRPr="007B4FED" w:rsidDel="00753890" w:rsidRDefault="00AA4DED" w:rsidP="00C128E3">
            <w:pPr>
              <w:snapToGrid w:val="0"/>
              <w:spacing w:before="60" w:after="60" w:line="240" w:lineRule="auto"/>
              <w:jc w:val="left"/>
              <w:rPr>
                <w:del w:id="1871" w:author="Teh Stand" w:date="2023-07-24T14:57:00Z"/>
                <w:rFonts w:cs="Arial"/>
                <w:sz w:val="16"/>
                <w:szCs w:val="16"/>
              </w:rPr>
            </w:pPr>
            <w:del w:id="1872" w:author="Teh Stand" w:date="2023-07-24T14:57:00Z">
              <w:r w:rsidRPr="007B4FED" w:rsidDel="00753890">
                <w:rPr>
                  <w:rFonts w:cs="Arial"/>
                  <w:sz w:val="16"/>
                  <w:szCs w:val="16"/>
                </w:rPr>
                <w:delText>Provides support or common information for a variety of applications and products</w:delText>
              </w:r>
            </w:del>
          </w:p>
        </w:tc>
        <w:tc>
          <w:tcPr>
            <w:tcW w:w="732" w:type="dxa"/>
            <w:tcPrChange w:id="1873" w:author="Teh Stand" w:date="2023-07-24T14:56:00Z">
              <w:tcPr>
                <w:tcW w:w="709" w:type="dxa"/>
              </w:tcPr>
            </w:tcPrChange>
          </w:tcPr>
          <w:p w14:paraId="3A4FB52E" w14:textId="40F7C586" w:rsidR="00AA4DED" w:rsidRPr="007B4FED" w:rsidDel="00753890" w:rsidRDefault="00AA4DED" w:rsidP="00C128E3">
            <w:pPr>
              <w:snapToGrid w:val="0"/>
              <w:spacing w:before="60" w:after="60" w:line="240" w:lineRule="auto"/>
              <w:jc w:val="center"/>
              <w:rPr>
                <w:del w:id="1874" w:author="Teh Stand" w:date="2023-07-24T14:57:00Z"/>
                <w:rFonts w:cs="Arial"/>
                <w:sz w:val="16"/>
                <w:szCs w:val="16"/>
              </w:rPr>
            </w:pPr>
            <w:del w:id="1875" w:author="Teh Stand" w:date="2023-07-24T14:57:00Z">
              <w:r w:rsidRPr="007B4FED" w:rsidDel="00753890">
                <w:rPr>
                  <w:rFonts w:cs="Arial"/>
                  <w:sz w:val="16"/>
                  <w:szCs w:val="16"/>
                </w:rPr>
                <w:delText>9</w:delText>
              </w:r>
            </w:del>
          </w:p>
        </w:tc>
        <w:tc>
          <w:tcPr>
            <w:tcW w:w="5503" w:type="dxa"/>
            <w:tcPrChange w:id="1876" w:author="Teh Stand" w:date="2023-07-24T14:56:00Z">
              <w:tcPr>
                <w:tcW w:w="5333" w:type="dxa"/>
              </w:tcPr>
            </w:tcPrChange>
          </w:tcPr>
          <w:p w14:paraId="1EE67DE7" w14:textId="7C616D02" w:rsidR="00AA4DED" w:rsidRPr="007B4FED" w:rsidDel="00753890" w:rsidRDefault="00AA4DED" w:rsidP="00C128E3">
            <w:pPr>
              <w:snapToGrid w:val="0"/>
              <w:spacing w:before="60" w:after="60" w:line="240" w:lineRule="auto"/>
              <w:jc w:val="left"/>
              <w:rPr>
                <w:del w:id="1877" w:author="Teh Stand" w:date="2023-07-24T14:57:00Z"/>
                <w:rFonts w:cs="Arial"/>
                <w:sz w:val="16"/>
                <w:szCs w:val="16"/>
              </w:rPr>
            </w:pPr>
          </w:p>
        </w:tc>
      </w:tr>
      <w:tr w:rsidR="00AA4DED" w:rsidRPr="007B4FED" w:rsidDel="00753890" w14:paraId="5AA5946D" w14:textId="10101938" w:rsidTr="00753890">
        <w:trPr>
          <w:cantSplit/>
          <w:trHeight w:val="304"/>
          <w:del w:id="1878" w:author="Teh Stand" w:date="2023-07-24T14:57:00Z"/>
          <w:trPrChange w:id="1879" w:author="Teh Stand" w:date="2023-07-24T14:56:00Z">
            <w:trPr>
              <w:cantSplit/>
              <w:trHeight w:val="304"/>
            </w:trPr>
          </w:trPrChange>
        </w:trPr>
        <w:tc>
          <w:tcPr>
            <w:tcW w:w="1169" w:type="dxa"/>
            <w:tcPrChange w:id="1880" w:author="Teh Stand" w:date="2023-07-24T14:56:00Z">
              <w:tcPr>
                <w:tcW w:w="1134" w:type="dxa"/>
              </w:tcPr>
            </w:tcPrChange>
          </w:tcPr>
          <w:p w14:paraId="361FB1FD" w14:textId="50D1B261" w:rsidR="00AA4DED" w:rsidRPr="007B4FED" w:rsidDel="00753890" w:rsidRDefault="00AA4DED" w:rsidP="00C128E3">
            <w:pPr>
              <w:snapToGrid w:val="0"/>
              <w:spacing w:before="60" w:after="60" w:line="240" w:lineRule="auto"/>
              <w:jc w:val="left"/>
              <w:rPr>
                <w:del w:id="1881" w:author="Teh Stand" w:date="2023-07-24T14:57:00Z"/>
                <w:rFonts w:cs="Arial"/>
                <w:sz w:val="16"/>
                <w:szCs w:val="16"/>
              </w:rPr>
            </w:pPr>
            <w:del w:id="1882" w:author="Teh Stand" w:date="2023-07-24T14:57:00Z">
              <w:r w:rsidRPr="007B4FED" w:rsidDel="00753890">
                <w:rPr>
                  <w:rFonts w:cs="Arial"/>
                  <w:sz w:val="16"/>
                  <w:szCs w:val="16"/>
                </w:rPr>
                <w:delText>Value</w:delText>
              </w:r>
            </w:del>
          </w:p>
        </w:tc>
        <w:tc>
          <w:tcPr>
            <w:tcW w:w="3102" w:type="dxa"/>
            <w:tcPrChange w:id="1883" w:author="Teh Stand" w:date="2023-07-24T14:56:00Z">
              <w:tcPr>
                <w:tcW w:w="3006" w:type="dxa"/>
              </w:tcPr>
            </w:tcPrChange>
          </w:tcPr>
          <w:p w14:paraId="78FBFCE4" w14:textId="17B51EFD" w:rsidR="00AA4DED" w:rsidRPr="007B4FED" w:rsidDel="00753890" w:rsidRDefault="00AA4DED" w:rsidP="00C128E3">
            <w:pPr>
              <w:snapToGrid w:val="0"/>
              <w:spacing w:before="60" w:after="60" w:line="240" w:lineRule="auto"/>
              <w:jc w:val="left"/>
              <w:rPr>
                <w:del w:id="1884" w:author="Teh Stand" w:date="2023-07-24T14:57:00Z"/>
                <w:rFonts w:cs="Arial"/>
                <w:sz w:val="16"/>
                <w:szCs w:val="16"/>
              </w:rPr>
            </w:pPr>
            <w:del w:id="1885" w:author="Teh Stand" w:date="2023-07-24T14:57:00Z">
              <w:r w:rsidRPr="007B4FED" w:rsidDel="00753890">
                <w:rPr>
                  <w:rFonts w:cs="Arial"/>
                  <w:sz w:val="16"/>
                  <w:szCs w:val="16"/>
                </w:rPr>
                <w:delText>exchangeCatalogue</w:delText>
              </w:r>
            </w:del>
          </w:p>
        </w:tc>
        <w:tc>
          <w:tcPr>
            <w:tcW w:w="3828" w:type="dxa"/>
            <w:tcPrChange w:id="1886" w:author="Teh Stand" w:date="2023-07-24T14:56:00Z">
              <w:tcPr>
                <w:tcW w:w="3710" w:type="dxa"/>
              </w:tcPr>
            </w:tcPrChange>
          </w:tcPr>
          <w:p w14:paraId="7621A9B1" w14:textId="1A728B08" w:rsidR="00AA4DED" w:rsidRPr="007B4FED" w:rsidDel="00753890" w:rsidRDefault="00AA4DED" w:rsidP="00C128E3">
            <w:pPr>
              <w:snapToGrid w:val="0"/>
              <w:spacing w:before="60" w:after="60" w:line="240" w:lineRule="auto"/>
              <w:jc w:val="left"/>
              <w:rPr>
                <w:del w:id="1887" w:author="Teh Stand" w:date="2023-07-24T14:57:00Z"/>
                <w:rFonts w:cs="Arial"/>
                <w:sz w:val="16"/>
                <w:szCs w:val="16"/>
              </w:rPr>
            </w:pPr>
            <w:del w:id="1888" w:author="Teh Stand" w:date="2023-07-24T14:57:00Z">
              <w:r w:rsidRPr="007B4FED" w:rsidDel="00753890">
                <w:rPr>
                  <w:rFonts w:cs="Arial"/>
                  <w:sz w:val="16"/>
                  <w:szCs w:val="16"/>
                </w:rPr>
                <w:delText>An Exchange Catalogue</w:delText>
              </w:r>
            </w:del>
          </w:p>
        </w:tc>
        <w:tc>
          <w:tcPr>
            <w:tcW w:w="732" w:type="dxa"/>
            <w:tcPrChange w:id="1889" w:author="Teh Stand" w:date="2023-07-24T14:56:00Z">
              <w:tcPr>
                <w:tcW w:w="709" w:type="dxa"/>
              </w:tcPr>
            </w:tcPrChange>
          </w:tcPr>
          <w:p w14:paraId="0477D6AD" w14:textId="374C7172" w:rsidR="00AA4DED" w:rsidRPr="007B4FED" w:rsidDel="00753890" w:rsidRDefault="00AA4DED" w:rsidP="00C128E3">
            <w:pPr>
              <w:snapToGrid w:val="0"/>
              <w:spacing w:before="60" w:after="60" w:line="240" w:lineRule="auto"/>
              <w:jc w:val="center"/>
              <w:rPr>
                <w:del w:id="1890" w:author="Teh Stand" w:date="2023-07-24T14:57:00Z"/>
                <w:rFonts w:cs="Arial"/>
                <w:sz w:val="16"/>
                <w:szCs w:val="16"/>
              </w:rPr>
            </w:pPr>
            <w:del w:id="1891" w:author="Teh Stand" w:date="2023-07-24T14:57:00Z">
              <w:r w:rsidRPr="007B4FED" w:rsidDel="00753890">
                <w:rPr>
                  <w:rFonts w:cs="Arial"/>
                  <w:sz w:val="16"/>
                  <w:szCs w:val="16"/>
                </w:rPr>
                <w:delText>10</w:delText>
              </w:r>
            </w:del>
          </w:p>
        </w:tc>
        <w:tc>
          <w:tcPr>
            <w:tcW w:w="5503" w:type="dxa"/>
            <w:tcPrChange w:id="1892" w:author="Teh Stand" w:date="2023-07-24T14:56:00Z">
              <w:tcPr>
                <w:tcW w:w="5333" w:type="dxa"/>
              </w:tcPr>
            </w:tcPrChange>
          </w:tcPr>
          <w:p w14:paraId="04736991" w14:textId="0AA8FD75" w:rsidR="00AA4DED" w:rsidRPr="007B4FED" w:rsidDel="00753890" w:rsidRDefault="00AA4DED" w:rsidP="00C128E3">
            <w:pPr>
              <w:snapToGrid w:val="0"/>
              <w:spacing w:before="60" w:after="60" w:line="240" w:lineRule="auto"/>
              <w:jc w:val="left"/>
              <w:rPr>
                <w:del w:id="1893" w:author="Teh Stand" w:date="2023-07-24T14:57:00Z"/>
                <w:rFonts w:cs="Arial"/>
                <w:sz w:val="16"/>
                <w:szCs w:val="16"/>
              </w:rPr>
            </w:pPr>
          </w:p>
        </w:tc>
      </w:tr>
      <w:tr w:rsidR="00AA4DED" w:rsidRPr="007B4FED" w14:paraId="4131D9AE" w14:textId="77777777" w:rsidTr="00753890">
        <w:trPr>
          <w:cantSplit/>
          <w:trHeight w:val="304"/>
          <w:trPrChange w:id="1894" w:author="Teh Stand" w:date="2023-07-24T14:56:00Z">
            <w:trPr>
              <w:cantSplit/>
              <w:trHeight w:val="304"/>
            </w:trPr>
          </w:trPrChange>
        </w:trPr>
        <w:tc>
          <w:tcPr>
            <w:tcW w:w="1169" w:type="dxa"/>
            <w:tcPrChange w:id="1895" w:author="Teh Stand" w:date="2023-07-24T14:56:00Z">
              <w:tcPr>
                <w:tcW w:w="1134" w:type="dxa"/>
              </w:tcPr>
            </w:tcPrChange>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896" w:author="Teh Stand" w:date="2023-07-24T14:56:00Z">
              <w:tcPr>
                <w:tcW w:w="3006" w:type="dxa"/>
              </w:tcPr>
            </w:tcPrChange>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Change w:id="1897" w:author="Teh Stand" w:date="2023-07-24T14:56:00Z">
              <w:tcPr>
                <w:tcW w:w="3710" w:type="dxa"/>
              </w:tcPr>
            </w:tcPrChange>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32" w:type="dxa"/>
            <w:tcPrChange w:id="1898" w:author="Teh Stand" w:date="2023-07-24T14:56:00Z">
              <w:tcPr>
                <w:tcW w:w="709" w:type="dxa"/>
              </w:tcPr>
            </w:tcPrChange>
          </w:tcPr>
          <w:p w14:paraId="50C46FCF" w14:textId="5B3B4307" w:rsidR="00AA4DED" w:rsidRPr="007B4FED" w:rsidRDefault="00AA4DED" w:rsidP="00C128E3">
            <w:pPr>
              <w:snapToGrid w:val="0"/>
              <w:spacing w:before="60" w:after="60" w:line="240" w:lineRule="auto"/>
              <w:jc w:val="center"/>
              <w:rPr>
                <w:rFonts w:cs="Arial"/>
                <w:sz w:val="16"/>
                <w:szCs w:val="16"/>
              </w:rPr>
            </w:pPr>
            <w:del w:id="1899" w:author="Teh Stand" w:date="2023-07-24T14:57:00Z">
              <w:r w:rsidRPr="007B4FED" w:rsidDel="00753890">
                <w:rPr>
                  <w:rFonts w:cs="Arial"/>
                  <w:sz w:val="16"/>
                  <w:szCs w:val="16"/>
                </w:rPr>
                <w:delText>11</w:delText>
              </w:r>
            </w:del>
            <w:ins w:id="1900" w:author="Teh Stand" w:date="2023-07-24T14:57:00Z">
              <w:r w:rsidR="00753890">
                <w:rPr>
                  <w:rFonts w:cs="Arial"/>
                  <w:sz w:val="16"/>
                  <w:szCs w:val="16"/>
                </w:rPr>
                <w:t>2</w:t>
              </w:r>
            </w:ins>
          </w:p>
        </w:tc>
        <w:tc>
          <w:tcPr>
            <w:tcW w:w="5503" w:type="dxa"/>
            <w:tcPrChange w:id="1901" w:author="Teh Stand" w:date="2023-07-24T14:56:00Z">
              <w:tcPr>
                <w:tcW w:w="5333" w:type="dxa"/>
              </w:tcPr>
            </w:tcPrChange>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753890">
        <w:trPr>
          <w:cantSplit/>
          <w:trHeight w:val="304"/>
          <w:trPrChange w:id="1902" w:author="Teh Stand" w:date="2023-07-24T14:56:00Z">
            <w:trPr>
              <w:cantSplit/>
              <w:trHeight w:val="304"/>
            </w:trPr>
          </w:trPrChange>
        </w:trPr>
        <w:tc>
          <w:tcPr>
            <w:tcW w:w="1169" w:type="dxa"/>
            <w:tcPrChange w:id="1903" w:author="Teh Stand" w:date="2023-07-24T14:56:00Z">
              <w:tcPr>
                <w:tcW w:w="1134" w:type="dxa"/>
              </w:tcPr>
            </w:tcPrChange>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04" w:author="Teh Stand" w:date="2023-07-24T14:56:00Z">
              <w:tcPr>
                <w:tcW w:w="3006" w:type="dxa"/>
              </w:tcPr>
            </w:tcPrChange>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Change w:id="1905" w:author="Teh Stand" w:date="2023-07-24T14:56:00Z">
              <w:tcPr>
                <w:tcW w:w="3710" w:type="dxa"/>
              </w:tcPr>
            </w:tcPrChange>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Change w:id="1906" w:author="Teh Stand" w:date="2023-07-24T14:56:00Z">
              <w:tcPr>
                <w:tcW w:w="709" w:type="dxa"/>
              </w:tcPr>
            </w:tcPrChange>
          </w:tcPr>
          <w:p w14:paraId="0FCB93F1" w14:textId="04FF2DFE" w:rsidR="00AA4DED" w:rsidRPr="007B4FED" w:rsidRDefault="00AA4DED" w:rsidP="00C128E3">
            <w:pPr>
              <w:snapToGrid w:val="0"/>
              <w:spacing w:before="60" w:after="60" w:line="240" w:lineRule="auto"/>
              <w:jc w:val="center"/>
              <w:rPr>
                <w:rFonts w:cs="Arial"/>
                <w:sz w:val="16"/>
                <w:szCs w:val="16"/>
              </w:rPr>
            </w:pPr>
            <w:del w:id="1907" w:author="Teh Stand" w:date="2023-07-24T14:57:00Z">
              <w:r w:rsidRPr="007B4FED" w:rsidDel="00753890">
                <w:rPr>
                  <w:rFonts w:cs="Arial"/>
                  <w:sz w:val="16"/>
                  <w:szCs w:val="16"/>
                </w:rPr>
                <w:delText>12</w:delText>
              </w:r>
            </w:del>
            <w:ins w:id="1908" w:author="Teh Stand" w:date="2023-07-24T14:57:00Z">
              <w:r w:rsidR="00753890">
                <w:rPr>
                  <w:rFonts w:cs="Arial"/>
                  <w:sz w:val="16"/>
                  <w:szCs w:val="16"/>
                </w:rPr>
                <w:t>3</w:t>
              </w:r>
            </w:ins>
          </w:p>
        </w:tc>
        <w:tc>
          <w:tcPr>
            <w:tcW w:w="5503" w:type="dxa"/>
            <w:tcPrChange w:id="1909" w:author="Teh Stand" w:date="2023-07-24T14:56:00Z">
              <w:tcPr>
                <w:tcW w:w="5333" w:type="dxa"/>
              </w:tcPr>
            </w:tcPrChange>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753890">
        <w:trPr>
          <w:cantSplit/>
          <w:trHeight w:val="304"/>
          <w:trPrChange w:id="1910" w:author="Teh Stand" w:date="2023-07-24T14:56:00Z">
            <w:trPr>
              <w:cantSplit/>
              <w:trHeight w:val="304"/>
            </w:trPr>
          </w:trPrChange>
        </w:trPr>
        <w:tc>
          <w:tcPr>
            <w:tcW w:w="1169" w:type="dxa"/>
            <w:tcPrChange w:id="1911" w:author="Teh Stand" w:date="2023-07-24T14:56:00Z">
              <w:tcPr>
                <w:tcW w:w="1134" w:type="dxa"/>
              </w:tcPr>
            </w:tcPrChange>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12" w:author="Teh Stand" w:date="2023-07-24T14:56:00Z">
              <w:tcPr>
                <w:tcW w:w="3006" w:type="dxa"/>
              </w:tcPr>
            </w:tcPrChange>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Change w:id="1913" w:author="Teh Stand" w:date="2023-07-24T14:56:00Z">
              <w:tcPr>
                <w:tcW w:w="3710" w:type="dxa"/>
              </w:tcPr>
            </w:tcPrChange>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Change w:id="1914" w:author="Teh Stand" w:date="2023-07-24T14:56:00Z">
              <w:tcPr>
                <w:tcW w:w="709" w:type="dxa"/>
              </w:tcPr>
            </w:tcPrChange>
          </w:tcPr>
          <w:p w14:paraId="7ECEE66C" w14:textId="288C074A" w:rsidR="00AA4DED" w:rsidRPr="007B4FED" w:rsidRDefault="00AA4DED" w:rsidP="00C128E3">
            <w:pPr>
              <w:snapToGrid w:val="0"/>
              <w:spacing w:before="60" w:after="60" w:line="240" w:lineRule="auto"/>
              <w:jc w:val="center"/>
              <w:rPr>
                <w:rFonts w:cs="Arial"/>
                <w:sz w:val="16"/>
                <w:szCs w:val="16"/>
              </w:rPr>
            </w:pPr>
            <w:del w:id="1915" w:author="Teh Stand" w:date="2023-07-24T14:57:00Z">
              <w:r w:rsidRPr="007B4FED" w:rsidDel="00753890">
                <w:rPr>
                  <w:rFonts w:cs="Arial"/>
                  <w:sz w:val="16"/>
                  <w:szCs w:val="16"/>
                </w:rPr>
                <w:delText>13</w:delText>
              </w:r>
            </w:del>
            <w:ins w:id="1916" w:author="Teh Stand" w:date="2023-07-24T14:57:00Z">
              <w:r w:rsidR="00753890">
                <w:rPr>
                  <w:rFonts w:cs="Arial"/>
                  <w:sz w:val="16"/>
                  <w:szCs w:val="16"/>
                </w:rPr>
                <w:t>4</w:t>
              </w:r>
            </w:ins>
            <w:commentRangeEnd w:id="1807"/>
            <w:ins w:id="1917" w:author="Teh Stand" w:date="2023-07-24T14:58:00Z">
              <w:r w:rsidR="00753890">
                <w:rPr>
                  <w:rStyle w:val="CommentReference"/>
                </w:rPr>
                <w:commentReference w:id="1807"/>
              </w:r>
            </w:ins>
          </w:p>
        </w:tc>
        <w:tc>
          <w:tcPr>
            <w:tcW w:w="5503" w:type="dxa"/>
            <w:tcPrChange w:id="1918" w:author="Teh Stand" w:date="2023-07-24T14:56:00Z">
              <w:tcPr>
                <w:tcW w:w="5333" w:type="dxa"/>
              </w:tcPr>
            </w:tcPrChange>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753890">
        <w:trPr>
          <w:cantSplit/>
          <w:trHeight w:val="304"/>
          <w:trPrChange w:id="1919" w:author="Teh Stand" w:date="2023-07-24T14:56:00Z">
            <w:trPr>
              <w:cantSplit/>
              <w:trHeight w:val="304"/>
            </w:trPr>
          </w:trPrChange>
        </w:trPr>
        <w:tc>
          <w:tcPr>
            <w:tcW w:w="1169" w:type="dxa"/>
            <w:tcPrChange w:id="1920" w:author="Teh Stand" w:date="2023-07-24T14:56:00Z">
              <w:tcPr>
                <w:tcW w:w="1134" w:type="dxa"/>
              </w:tcPr>
            </w:tcPrChange>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21" w:author="Teh Stand" w:date="2023-07-24T14:56:00Z">
              <w:tcPr>
                <w:tcW w:w="3006" w:type="dxa"/>
              </w:tcPr>
            </w:tcPrChange>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Change w:id="1922" w:author="Teh Stand" w:date="2023-07-24T14:56:00Z">
              <w:tcPr>
                <w:tcW w:w="3710" w:type="dxa"/>
              </w:tcPr>
            </w:tcPrChange>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Change w:id="1923" w:author="Teh Stand" w:date="2023-07-24T14:56:00Z">
              <w:tcPr>
                <w:tcW w:w="709" w:type="dxa"/>
              </w:tcPr>
            </w:tcPrChange>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Change w:id="1924" w:author="Teh Stand" w:date="2023-07-24T14:56:00Z">
              <w:tcPr>
                <w:tcW w:w="5333" w:type="dxa"/>
              </w:tcPr>
            </w:tcPrChange>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1925" w:name="_Toc439685327"/>
      <w:bookmarkStart w:id="1926" w:name="_Toc143083094"/>
      <w:r w:rsidRPr="001E42E8">
        <w:t>S100</w:t>
      </w:r>
      <w:r w:rsidR="007653F1" w:rsidRPr="001E42E8">
        <w:t>_Catalogue</w:t>
      </w:r>
      <w:r w:rsidR="00741C68">
        <w:t>Discovery</w:t>
      </w:r>
      <w:r w:rsidR="007653F1" w:rsidRPr="001E42E8">
        <w:t>Metadata</w:t>
      </w:r>
      <w:bookmarkEnd w:id="1925"/>
      <w:bookmarkEnd w:id="1926"/>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proofErr w:type="spellStart"/>
            <w:r>
              <w:rPr>
                <w:rFonts w:cs="Arial"/>
                <w:b/>
                <w:bCs/>
                <w:sz w:val="16"/>
                <w:szCs w:val="16"/>
                <w:lang w:eastAsia="en-US"/>
              </w:rPr>
              <w:t>Mult</w:t>
            </w:r>
            <w:proofErr w:type="spellEnd"/>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fileName</w:t>
            </w:r>
            <w:proofErr w:type="spellEnd"/>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lastRenderedPageBreak/>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editionNumber</w:t>
            </w:r>
            <w:proofErr w:type="spellEnd"/>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Initially set to 1 for a given </w:t>
            </w:r>
            <w:proofErr w:type="spellStart"/>
            <w:r w:rsidRPr="007C62F7">
              <w:rPr>
                <w:rFonts w:cs="Arial"/>
                <w:sz w:val="16"/>
                <w:szCs w:val="16"/>
              </w:rPr>
              <w:t>productSpecification.number</w:t>
            </w:r>
            <w:proofErr w:type="spellEnd"/>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proofErr w:type="spellStart"/>
            <w:r w:rsidRPr="007C62F7">
              <w:rPr>
                <w:rFonts w:ascii="Arial" w:hAnsi="Arial" w:cs="Arial"/>
                <w:sz w:val="16"/>
                <w:szCs w:val="16"/>
              </w:rPr>
              <w:t>versionNumber</w:t>
            </w:r>
            <w:proofErr w:type="spellEnd"/>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CharacterString</w:t>
            </w:r>
            <w:proofErr w:type="spellEnd"/>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issueDate</w:t>
            </w:r>
            <w:proofErr w:type="spellEnd"/>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productSpecification</w:t>
            </w:r>
            <w:proofErr w:type="spellEnd"/>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digitalSignatureReference</w:t>
            </w:r>
            <w:proofErr w:type="spellEnd"/>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commentRangeStart w:id="1927"/>
            <w:ins w:id="1928" w:author="Teh Stand" w:date="2023-07-24T15:05:00Z">
              <w:r w:rsidR="00E21EBB">
                <w:rPr>
                  <w:rFonts w:ascii="Arial" w:hAnsi="Arial" w:cs="Arial"/>
                  <w:sz w:val="16"/>
                  <w:szCs w:val="16"/>
                </w:rPr>
                <w:t>SE_</w:t>
              </w:r>
              <w:commentRangeEnd w:id="1927"/>
              <w:r w:rsidR="00E21EBB">
                <w:rPr>
                  <w:rStyle w:val="CommentReference"/>
                  <w:rFonts w:ascii="Arial" w:eastAsia="MS Mincho" w:hAnsi="Arial"/>
                  <w:szCs w:val="20"/>
                  <w:lang w:eastAsia="ja-JP"/>
                </w:rPr>
                <w:commentReference w:id="1927"/>
              </w:r>
            </w:ins>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digitalSignatureValue</w:t>
            </w:r>
            <w:proofErr w:type="spellEnd"/>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056A7FF"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commentRangeStart w:id="1929"/>
            <w:ins w:id="1930" w:author="Teh Stand" w:date="2023-07-24T15:05:00Z">
              <w:r w:rsidR="00E21EBB">
                <w:rPr>
                  <w:rFonts w:ascii="Arial" w:hAnsi="Arial" w:cs="Arial"/>
                  <w:sz w:val="16"/>
                  <w:szCs w:val="16"/>
                </w:rPr>
                <w:t>SE_</w:t>
              </w:r>
            </w:ins>
            <w:commentRangeEnd w:id="1929"/>
            <w:ins w:id="1931" w:author="Teh Stand" w:date="2023-07-24T15:06:00Z">
              <w:r w:rsidR="00E21EBB">
                <w:rPr>
                  <w:rStyle w:val="CommentReference"/>
                  <w:rFonts w:ascii="Arial" w:eastAsia="MS Mincho" w:hAnsi="Arial"/>
                  <w:szCs w:val="20"/>
                  <w:lang w:eastAsia="ja-JP"/>
                </w:rPr>
                <w:commentReference w:id="1929"/>
              </w:r>
            </w:ins>
            <w:r w:rsidRPr="007C62F7">
              <w:rPr>
                <w:rFonts w:ascii="Arial" w:hAnsi="Arial" w:cs="Arial"/>
                <w:sz w:val="16"/>
                <w:szCs w:val="16"/>
              </w:rPr>
              <w:t>DigitalSignature</w:t>
            </w:r>
            <w:del w:id="1932" w:author="Teh Stand" w:date="2023-07-24T15:05:00Z">
              <w:r w:rsidRPr="007C62F7" w:rsidDel="00E21EBB">
                <w:rPr>
                  <w:rFonts w:ascii="Arial" w:hAnsi="Arial" w:cs="Arial"/>
                  <w:sz w:val="16"/>
                  <w:szCs w:val="16"/>
                </w:rPr>
                <w:delText>Value</w:delText>
              </w:r>
            </w:del>
            <w:r w:rsidRPr="007C62F7">
              <w:rPr>
                <w:rFonts w:ascii="Arial" w:hAnsi="Arial" w:cs="Arial"/>
                <w:sz w:val="16"/>
                <w:szCs w:val="16"/>
              </w:rPr>
              <w:t xml:space="preserv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The value resulting from application of </w:t>
            </w:r>
            <w:proofErr w:type="spellStart"/>
            <w:r w:rsidRPr="007C62F7">
              <w:rPr>
                <w:rFonts w:cs="Arial"/>
                <w:sz w:val="16"/>
                <w:szCs w:val="16"/>
              </w:rPr>
              <w:t>digitalSignatureReference</w:t>
            </w:r>
            <w:proofErr w:type="spellEnd"/>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compressionFlag</w:t>
            </w:r>
            <w:proofErr w:type="spellEnd"/>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defaultLocale</w:t>
            </w:r>
            <w:proofErr w:type="spellEnd"/>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otherLocale</w:t>
            </w:r>
            <w:proofErr w:type="spellEnd"/>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4829C808" w:rsidR="00D85821" w:rsidRPr="00382BE3" w:rsidRDefault="00D85821" w:rsidP="00C128E3">
            <w:pPr>
              <w:snapToGrid w:val="0"/>
              <w:spacing w:before="60" w:after="60" w:line="240" w:lineRule="auto"/>
              <w:rPr>
                <w:b/>
                <w:bCs/>
                <w:sz w:val="16"/>
                <w:szCs w:val="16"/>
              </w:rPr>
            </w:pPr>
            <w:del w:id="1933" w:author="Teh Stand" w:date="2023-04-27T15:33:00Z">
              <w:r w:rsidRPr="00382BE3" w:rsidDel="00A4519A">
                <w:rPr>
                  <w:b/>
                  <w:sz w:val="16"/>
                  <w:szCs w:val="16"/>
                </w:rPr>
                <w:delText>Role Name</w:delText>
              </w:r>
            </w:del>
            <w:ins w:id="1934" w:author="Teh Stand" w:date="2023-04-27T15:33:00Z">
              <w:r w:rsidR="00A4519A">
                <w:rPr>
                  <w:b/>
                  <w:sz w:val="16"/>
                  <w:szCs w:val="16"/>
                </w:rPr>
                <w:t>Item</w:t>
              </w:r>
            </w:ins>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featureCatalogue</w:t>
            </w:r>
            <w:proofErr w:type="spellEnd"/>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portrayalCatalogue</w:t>
            </w:r>
            <w:proofErr w:type="spellEnd"/>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proofErr w:type="spellStart"/>
            <w:r w:rsidRPr="008A6F2A">
              <w:rPr>
                <w:sz w:val="16"/>
                <w:szCs w:val="16"/>
              </w:rPr>
              <w:t>interoperabilityCatalogue</w:t>
            </w:r>
            <w:proofErr w:type="spellEnd"/>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proofErr w:type="spellStart"/>
      <w:r>
        <w:lastRenderedPageBreak/>
        <w:t>MD_MaintenanceInformation</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proofErr w:type="spellStart"/>
            <w:r w:rsidRPr="00061045">
              <w:rPr>
                <w:b/>
                <w:sz w:val="16"/>
                <w:szCs w:val="16"/>
              </w:rPr>
              <w:t>Mult</w:t>
            </w:r>
            <w:proofErr w:type="spellEnd"/>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MD_MaintenanceInformation</w:t>
            </w:r>
            <w:proofErr w:type="spellEnd"/>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 xml:space="preserve">prohibit </w:t>
            </w:r>
            <w:proofErr w:type="spellStart"/>
            <w:r w:rsidRPr="00061045">
              <w:rPr>
                <w:rFonts w:cs="Arial"/>
                <w:sz w:val="16"/>
                <w:szCs w:val="16"/>
              </w:rPr>
              <w:t>maintenanceScope</w:t>
            </w:r>
            <w:proofErr w:type="spellEnd"/>
            <w:r w:rsidRPr="00061045">
              <w:rPr>
                <w:rFonts w:cs="Arial"/>
                <w:sz w:val="16"/>
                <w:szCs w:val="16"/>
              </w:rPr>
              <w:t xml:space="preserve">, </w:t>
            </w:r>
            <w:proofErr w:type="spellStart"/>
            <w:r w:rsidRPr="00061045">
              <w:rPr>
                <w:rFonts w:cs="Arial"/>
                <w:sz w:val="16"/>
                <w:szCs w:val="16"/>
              </w:rPr>
              <w:t>maintenanceNote</w:t>
            </w:r>
            <w:proofErr w:type="spellEnd"/>
            <w:r w:rsidRPr="00061045">
              <w:rPr>
                <w:rFonts w:cs="Arial"/>
                <w:sz w:val="16"/>
                <w:szCs w:val="16"/>
              </w:rPr>
              <w:t>,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 xml:space="preserve">define restrictions on </w:t>
            </w:r>
            <w:proofErr w:type="spellStart"/>
            <w:r w:rsidRPr="00061045">
              <w:rPr>
                <w:rFonts w:cs="Arial"/>
                <w:sz w:val="16"/>
                <w:szCs w:val="16"/>
              </w:rPr>
              <w:t>maintenanceAndUpdate</w:t>
            </w:r>
            <w:r>
              <w:rPr>
                <w:rFonts w:cs="Arial"/>
                <w:sz w:val="16"/>
                <w:szCs w:val="16"/>
              </w:rPr>
              <w:t>‌</w:t>
            </w:r>
            <w:r w:rsidRPr="00061045">
              <w:rPr>
                <w:rFonts w:cs="Arial"/>
                <w:sz w:val="16"/>
                <w:szCs w:val="16"/>
              </w:rPr>
              <w:t>Frequency</w:t>
            </w:r>
            <w:proofErr w:type="spellEnd"/>
            <w:r w:rsidRPr="00061045">
              <w:rPr>
                <w:rFonts w:cs="Arial"/>
                <w:sz w:val="16"/>
                <w:szCs w:val="16"/>
              </w:rPr>
              <w:t xml:space="preserve">, </w:t>
            </w:r>
            <w:proofErr w:type="spellStart"/>
            <w:r w:rsidRPr="00061045">
              <w:rPr>
                <w:rFonts w:cs="Arial"/>
                <w:sz w:val="16"/>
                <w:szCs w:val="16"/>
              </w:rPr>
              <w:t>maintenanceDate</w:t>
            </w:r>
            <w:proofErr w:type="spellEnd"/>
            <w:r w:rsidRPr="00061045">
              <w:rPr>
                <w:rFonts w:cs="Arial"/>
                <w:sz w:val="16"/>
                <w:szCs w:val="16"/>
              </w:rPr>
              <w:t xml:space="preserve">, and </w:t>
            </w:r>
            <w:proofErr w:type="spellStart"/>
            <w:r w:rsidRPr="00061045">
              <w:rPr>
                <w:rFonts w:cs="Arial"/>
                <w:sz w:val="16"/>
                <w:szCs w:val="16"/>
              </w:rPr>
              <w:t>userDefinedMaintenance</w:t>
            </w:r>
            <w:r>
              <w:rPr>
                <w:rFonts w:cs="Arial"/>
                <w:sz w:val="16"/>
                <w:szCs w:val="16"/>
              </w:rPr>
              <w:t>‌</w:t>
            </w:r>
            <w:r w:rsidRPr="00061045">
              <w:rPr>
                <w:rFonts w:cs="Arial"/>
                <w:sz w:val="16"/>
                <w:szCs w:val="16"/>
              </w:rPr>
              <w:t>Frequency</w:t>
            </w:r>
            <w:proofErr w:type="spellEnd"/>
            <w:r w:rsidRPr="00061045">
              <w:rPr>
                <w:rFonts w:cs="Arial"/>
                <w:sz w:val="16"/>
                <w:szCs w:val="16"/>
              </w:rPr>
              <w:t xml:space="preserve">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maintenanceAndUpdateFrequency</w:t>
            </w:r>
            <w:proofErr w:type="spellEnd"/>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w:t>
            </w:r>
            <w:proofErr w:type="spellStart"/>
            <w:r w:rsidRPr="00061045">
              <w:rPr>
                <w:sz w:val="16"/>
                <w:szCs w:val="16"/>
              </w:rPr>
              <w:t>userDefinedMaintenanceFrequency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maintenanceDate</w:t>
            </w:r>
            <w:proofErr w:type="spellEnd"/>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CI_Date</w:t>
            </w:r>
            <w:proofErr w:type="spellEnd"/>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 xml:space="preserve">Allowed value for </w:t>
            </w:r>
            <w:proofErr w:type="spellStart"/>
            <w:r w:rsidRPr="00736CB9">
              <w:rPr>
                <w:rFonts w:cs="Arial"/>
                <w:sz w:val="16"/>
                <w:szCs w:val="16"/>
              </w:rPr>
              <w:t>dateType</w:t>
            </w:r>
            <w:proofErr w:type="spellEnd"/>
            <w:r w:rsidRPr="00736CB9">
              <w:rPr>
                <w:rFonts w:cs="Arial"/>
                <w:sz w:val="16"/>
                <w:szCs w:val="16"/>
              </w:rPr>
              <w:t xml:space="preserve">: </w:t>
            </w:r>
            <w:proofErr w:type="spellStart"/>
            <w:r w:rsidRPr="00736CB9">
              <w:rPr>
                <w:rFonts w:cs="Arial"/>
                <w:sz w:val="16"/>
                <w:szCs w:val="16"/>
              </w:rPr>
              <w:t>nextUpdate</w:t>
            </w:r>
            <w:proofErr w:type="spellEnd"/>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1935" w:name="_Hlk86073999"/>
            <w:proofErr w:type="spellStart"/>
            <w:r w:rsidRPr="00061045">
              <w:rPr>
                <w:sz w:val="16"/>
                <w:szCs w:val="16"/>
              </w:rPr>
              <w:t>userDefinedMaintenanceFrequency</w:t>
            </w:r>
            <w:bookmarkEnd w:id="1935"/>
            <w:proofErr w:type="spellEnd"/>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TM_PeriodDuration</w:t>
            </w:r>
            <w:proofErr w:type="spellEnd"/>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proofErr w:type="spellStart"/>
      <w:r>
        <w:t>MD_MaintenanceFrequencyCode</w:t>
      </w:r>
      <w:proofErr w:type="spellEnd"/>
    </w:p>
    <w:p w14:paraId="370FCCFA" w14:textId="77777777" w:rsidR="009B03AF" w:rsidRDefault="009B03AF" w:rsidP="00C128E3">
      <w:pPr>
        <w:spacing w:after="120" w:line="240" w:lineRule="auto"/>
      </w:pPr>
      <w:bookmarkStart w:id="1936"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1936"/>
          <w:p w14:paraId="743776B2" w14:textId="34C196D5" w:rsidR="009B03AF" w:rsidRPr="00736CB9" w:rsidRDefault="009B03AF" w:rsidP="00C128E3">
            <w:pPr>
              <w:snapToGrid w:val="0"/>
              <w:spacing w:before="60" w:after="60" w:line="240" w:lineRule="auto"/>
              <w:jc w:val="left"/>
              <w:rPr>
                <w:b/>
                <w:sz w:val="16"/>
                <w:szCs w:val="16"/>
              </w:rPr>
            </w:pPr>
            <w:del w:id="1937" w:author="Teh Stand" w:date="2023-04-27T15:33:00Z">
              <w:r w:rsidRPr="00736CB9" w:rsidDel="00EB3C7B">
                <w:rPr>
                  <w:b/>
                  <w:sz w:val="16"/>
                  <w:szCs w:val="16"/>
                </w:rPr>
                <w:delText>Role Name</w:delText>
              </w:r>
            </w:del>
            <w:ins w:id="1938" w:author="Teh Stand" w:date="2023-04-27T15:33:00Z">
              <w:r w:rsidR="00EB3C7B">
                <w:rPr>
                  <w:b/>
                  <w:sz w:val="16"/>
                  <w:szCs w:val="16"/>
                </w:rPr>
                <w:t>Item</w:t>
              </w:r>
            </w:ins>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MD_MaintenanceFrequencyCode</w:t>
            </w:r>
            <w:proofErr w:type="spellEnd"/>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asNeeded</w:t>
            </w:r>
            <w:proofErr w:type="spellEnd"/>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lastRenderedPageBreak/>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proofErr w:type="spellStart"/>
            <w:r w:rsidRPr="00382BE3">
              <w:rPr>
                <w:b/>
                <w:sz w:val="16"/>
                <w:szCs w:val="16"/>
                <w:lang w:eastAsia="ar-SA"/>
              </w:rPr>
              <w:t>Mult</w:t>
            </w:r>
            <w:proofErr w:type="spellEnd"/>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PT_Locale</w:t>
            </w:r>
            <w:proofErr w:type="spellEnd"/>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LanguageCode</w:t>
            </w:r>
            <w:proofErr w:type="spellEnd"/>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CountryCode</w:t>
            </w:r>
            <w:proofErr w:type="spellEnd"/>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characterEncoding</w:t>
            </w:r>
            <w:proofErr w:type="spellEnd"/>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MD_CharacterSetCode</w:t>
            </w:r>
            <w:proofErr w:type="spellEnd"/>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1939" w:name="_Toc510784370"/>
      <w:bookmarkStart w:id="1940" w:name="_Toc510785519"/>
      <w:bookmarkStart w:id="1941" w:name="_Toc225065171"/>
      <w:bookmarkStart w:id="1942" w:name="_Toc439685328"/>
      <w:bookmarkStart w:id="1943" w:name="_Toc225648314"/>
      <w:bookmarkEnd w:id="1939"/>
      <w:bookmarkEnd w:id="1940"/>
      <w:r w:rsidRPr="008A6F2A">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1944" w:name="_Toc143083095"/>
      <w:r w:rsidRPr="008A6F2A">
        <w:rPr>
          <w:lang w:eastAsia="en-GB"/>
        </w:rPr>
        <w:t>Language</w:t>
      </w:r>
      <w:bookmarkEnd w:id="1941"/>
      <w:bookmarkEnd w:id="1942"/>
      <w:bookmarkEnd w:id="1943"/>
      <w:bookmarkEnd w:id="1944"/>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The exchange language must be English</w:t>
      </w:r>
      <w:proofErr w:type="gramStart"/>
      <w:r w:rsidRPr="008A6F2A">
        <w:rPr>
          <w:rFonts w:eastAsia="Times New Roman" w:cs="Arial"/>
          <w:lang w:eastAsia="en-GB"/>
        </w:rPr>
        <w:t xml:space="preserve">. </w:t>
      </w:r>
      <w:r w:rsidR="00C57708" w:rsidRPr="008A6F2A">
        <w:rPr>
          <w:rFonts w:eastAsia="Times New Roman" w:cs="Arial"/>
          <w:lang w:eastAsia="en-GB"/>
        </w:rPr>
        <w:t xml:space="preserve"> </w:t>
      </w:r>
      <w:proofErr w:type="gramEnd"/>
      <w:r w:rsidRPr="008A6F2A">
        <w:rPr>
          <w:rFonts w:eastAsia="Times New Roman" w:cs="Arial"/>
          <w:lang w:eastAsia="en-GB"/>
        </w:rPr>
        <w:t>Other languages may be used as a supplementary option</w:t>
      </w:r>
      <w:proofErr w:type="gramStart"/>
      <w:r w:rsidRPr="008A6F2A">
        <w:rPr>
          <w:lang w:eastAsia="en-GB"/>
        </w:rPr>
        <w:t xml:space="preserve">. </w:t>
      </w:r>
      <w:r w:rsidR="00C57708" w:rsidRPr="008A6F2A">
        <w:rPr>
          <w:lang w:eastAsia="en-GB"/>
        </w:rPr>
        <w:t xml:space="preserve"> </w:t>
      </w:r>
      <w:proofErr w:type="gramEnd"/>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Character strings must be encoded using the character set defined in ISO 10646-1, in Unicode Transformation Format-8 (UTF-8)</w:t>
      </w:r>
      <w:proofErr w:type="gramStart"/>
      <w:r w:rsidRPr="008A6F2A">
        <w:rPr>
          <w:lang w:eastAsia="en-GB"/>
        </w:rPr>
        <w:t xml:space="preserve">. </w:t>
      </w:r>
      <w:r w:rsidR="00C57708" w:rsidRPr="008A6F2A">
        <w:rPr>
          <w:lang w:eastAsia="en-GB"/>
        </w:rPr>
        <w:t xml:space="preserve"> </w:t>
      </w:r>
      <w:proofErr w:type="gramEnd"/>
      <w:r w:rsidRPr="008A6F2A">
        <w:rPr>
          <w:rFonts w:hint="eastAsia"/>
        </w:rPr>
        <w:t>A BOM (byte order mark)</w:t>
      </w:r>
      <w:r w:rsidRPr="008A6F2A">
        <w:t xml:space="preserve"> </w:t>
      </w:r>
      <w:r w:rsidRPr="008A6F2A">
        <w:rPr>
          <w:rFonts w:hint="eastAsia"/>
        </w:rPr>
        <w:t>must not be used.</w:t>
      </w:r>
      <w:bookmarkStart w:id="1945" w:name="_Toc225648365"/>
      <w:bookmarkStart w:id="1946"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9"/>
          <w:headerReference w:type="default" r:id="rId50"/>
          <w:footerReference w:type="even" r:id="rId51"/>
          <w:footerReference w:type="default" r:id="rId52"/>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1947" w:name="_Toc439685329"/>
      <w:bookmarkStart w:id="1948" w:name="_Toc143083096"/>
      <w:r w:rsidRPr="008A6F2A">
        <w:rPr>
          <w:rFonts w:eastAsia="Times New Roman" w:cs="Arial"/>
          <w:lang w:eastAsia="en-US"/>
        </w:rPr>
        <w:lastRenderedPageBreak/>
        <w:t>ANNEX A - Data Classification and Encoding Guide</w:t>
      </w:r>
      <w:bookmarkEnd w:id="1947"/>
      <w:bookmarkEnd w:id="1948"/>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3"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4"/>
          <w:headerReference w:type="default" r:id="rId55"/>
          <w:footerReference w:type="even" r:id="rId56"/>
          <w:footerReference w:type="default" r:id="rId57"/>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1949" w:name="_Toc143083097"/>
      <w:r w:rsidRPr="008A6F2A">
        <w:rPr>
          <w:rFonts w:eastAsia="Times New Roman" w:cs="Arial"/>
          <w:lang w:eastAsia="en-US"/>
        </w:rPr>
        <w:lastRenderedPageBreak/>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1949"/>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1950" w:name="_Toc207617007"/>
      <w:bookmarkStart w:id="1951" w:name="_Toc225648366"/>
      <w:bookmarkStart w:id="1952" w:name="_Toc225065223"/>
      <w:bookmarkStart w:id="1953" w:name="_Toc143083098"/>
      <w:bookmarkEnd w:id="1945"/>
      <w:bookmarkEnd w:id="1946"/>
      <w:r w:rsidRPr="008A6F2A">
        <w:t>Introduction</w:t>
      </w:r>
      <w:bookmarkEnd w:id="1950"/>
      <w:bookmarkEnd w:id="1951"/>
      <w:bookmarkEnd w:id="1952"/>
      <w:bookmarkEnd w:id="1953"/>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1954" w:name="_Toc439685331"/>
      <w:r w:rsidRPr="008A6F2A">
        <w:rPr>
          <w:b/>
          <w:sz w:val="22"/>
          <w:szCs w:val="22"/>
          <w:lang w:eastAsia="en-US"/>
        </w:rPr>
        <w:t xml:space="preserve">Dataset </w:t>
      </w:r>
      <w:bookmarkEnd w:id="1954"/>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 xml:space="preserve">|--&lt;0..1&gt;-IACS (*2): Information Association Codes </w:t>
      </w:r>
      <w:proofErr w:type="spellStart"/>
      <w:r w:rsidRPr="0076198D">
        <w:rPr>
          <w:rFonts w:cs="Courier New"/>
          <w:lang w:val="fr-FR"/>
        </w:rPr>
        <w:t>field</w:t>
      </w:r>
      <w:proofErr w:type="spellEnd"/>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lastRenderedPageBreak/>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lastRenderedPageBreak/>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77777777" w:rsidR="00E73EDF" w:rsidRPr="008A6F2A" w:rsidRDefault="007653F1" w:rsidP="00C128E3">
            <w:pPr>
              <w:pStyle w:val="Small"/>
              <w:spacing w:before="40" w:after="40"/>
              <w:jc w:val="both"/>
            </w:pPr>
            <w:r w:rsidRPr="008A6F2A">
              <w:t>‘S-100 Part 10a’</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3EE7316A" w:rsidR="00E73EDF" w:rsidRPr="008A6F2A" w:rsidRDefault="007653F1" w:rsidP="00C128E3">
            <w:pPr>
              <w:pStyle w:val="Small"/>
              <w:spacing w:before="40" w:after="40"/>
              <w:jc w:val="both"/>
            </w:pPr>
            <w:r w:rsidRPr="008A6F2A">
              <w:t>“</w:t>
            </w:r>
            <w:r w:rsidR="001A786D">
              <w:t>5.0</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5BDF9916" w:rsidR="00E73EDF" w:rsidRPr="008A6F2A" w:rsidRDefault="007653F1" w:rsidP="003B2962">
            <w:pPr>
              <w:pStyle w:val="Small"/>
              <w:spacing w:before="40" w:after="40"/>
              <w:jc w:val="both"/>
            </w:pPr>
            <w:r w:rsidRPr="008A6F2A">
              <w:t>“INT.IHO.S-101.1.</w:t>
            </w:r>
            <w:r w:rsidR="003B2962">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359BB191" w:rsidR="00E73EDF" w:rsidRPr="008A6F2A" w:rsidRDefault="007653F1" w:rsidP="003B2962">
            <w:pPr>
              <w:pStyle w:val="Small"/>
              <w:spacing w:before="40" w:after="40"/>
              <w:jc w:val="both"/>
            </w:pPr>
            <w:r w:rsidRPr="008A6F2A">
              <w:t>“1.</w:t>
            </w:r>
            <w:r w:rsidR="003B2962">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1955" w:name="_Toc225065224"/>
            <w:bookmarkStart w:id="1956" w:name="_Toc207617017"/>
            <w:bookmarkStart w:id="1957"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lastRenderedPageBreak/>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1958" w:name="_Toc207617030"/>
            <w:bookmarkEnd w:id="1955"/>
            <w:bookmarkEnd w:id="1956"/>
            <w:bookmarkEnd w:id="195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lastRenderedPageBreak/>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lastRenderedPageBreak/>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lastRenderedPageBreak/>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1959" w:name="_Toc207617037"/>
      <w:bookmarkEnd w:id="1958"/>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1959"/>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lastRenderedPageBreak/>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1960"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1960"/>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1961"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lastRenderedPageBreak/>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1961"/>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lastRenderedPageBreak/>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1962" w:name="_Toc207617075"/>
      <w:bookmarkStart w:id="1963" w:name="_Toc225648375"/>
      <w:bookmarkStart w:id="1964"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1962"/>
          <w:bookmarkEnd w:id="1963"/>
          <w:bookmarkEnd w:id="1964"/>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1965" w:name="_Toc225648376"/>
      <w:bookmarkStart w:id="1966" w:name="_Toc207617076"/>
      <w:bookmarkStart w:id="1967"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1965"/>
          <w:bookmarkEnd w:id="1966"/>
          <w:bookmarkEnd w:id="1967"/>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 xml:space="preserve">{120} – </w:t>
            </w:r>
            <w:proofErr w:type="spellStart"/>
            <w:r w:rsidRPr="009932F8">
              <w:rPr>
                <w:lang w:val="fr-FR"/>
              </w:rPr>
              <w:t>Curve</w:t>
            </w:r>
            <w:proofErr w:type="spellEnd"/>
          </w:p>
          <w:p w14:paraId="4DCCDD19" w14:textId="77777777" w:rsidR="00D224F5" w:rsidRPr="009932F8" w:rsidRDefault="00D224F5" w:rsidP="00522ACE">
            <w:pPr>
              <w:pStyle w:val="Small"/>
              <w:spacing w:before="0"/>
              <w:jc w:val="both"/>
              <w:rPr>
                <w:lang w:val="fr-FR"/>
              </w:rPr>
            </w:pPr>
            <w:r w:rsidRPr="009932F8">
              <w:rPr>
                <w:lang w:val="fr-FR"/>
              </w:rPr>
              <w:t xml:space="preserve">{125} – Composite </w:t>
            </w:r>
            <w:proofErr w:type="spellStart"/>
            <w:r w:rsidRPr="009932F8">
              <w:rPr>
                <w:lang w:val="fr-FR"/>
              </w:rPr>
              <w:t>Curve</w:t>
            </w:r>
            <w:proofErr w:type="spellEnd"/>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commentRangeStart w:id="1968"/>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2CD772FB" w14:textId="3BB92AF6" w:rsidR="00E73EDF" w:rsidRPr="008A6F2A" w:rsidDel="00CA6AA3" w:rsidRDefault="00CA6AA3" w:rsidP="005630EA">
            <w:pPr>
              <w:pStyle w:val="Small"/>
              <w:tabs>
                <w:tab w:val="left" w:pos="584"/>
              </w:tabs>
              <w:spacing w:before="40" w:after="40"/>
              <w:jc w:val="both"/>
              <w:rPr>
                <w:del w:id="1969" w:author="Teh Stand" w:date="2023-08-10T11:49:00Z"/>
              </w:rPr>
            </w:pPr>
            <w:ins w:id="1970" w:author="Teh Stand" w:date="2023-08-10T11:49:00Z">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xml:space="preserve">– NULL (Not Applicable) </w:t>
              </w:r>
            </w:ins>
            <w:ins w:id="1971" w:author="Teh Stand" w:date="2023-08-10T11:50:00Z">
              <w:r>
                <w:rPr>
                  <w:rFonts w:cs="Arial"/>
                </w:rPr>
                <w:t>–</w:t>
              </w:r>
            </w:ins>
            <w:ins w:id="1972" w:author="Teh Stand" w:date="2023-08-10T11:49:00Z">
              <w:r>
                <w:rPr>
                  <w:rFonts w:cs="Arial"/>
                </w:rPr>
                <w:t xml:space="preserve"> (see Note)</w:t>
              </w:r>
            </w:ins>
            <w:del w:id="1973" w:author="Teh Stand" w:date="2023-08-10T11:49:00Z">
              <w:r w:rsidR="007653F1" w:rsidRPr="008A6F2A" w:rsidDel="00CA6AA3">
                <w:delText>Denominator of the largest scale for which the feature type can be depicted by the referenced spatial feature.</w:delText>
              </w:r>
            </w:del>
          </w:p>
          <w:p w14:paraId="6062E37E" w14:textId="38B3177C" w:rsidR="00E73EDF" w:rsidRPr="008A6F2A" w:rsidRDefault="007653F1" w:rsidP="005630EA">
            <w:pPr>
              <w:pStyle w:val="Small"/>
              <w:tabs>
                <w:tab w:val="left" w:pos="584"/>
              </w:tabs>
              <w:spacing w:before="40" w:after="40"/>
              <w:jc w:val="both"/>
            </w:pPr>
            <w:del w:id="1974" w:author="Teh Stand" w:date="2023-08-10T11:49:00Z">
              <w:r w:rsidRPr="008A6F2A" w:rsidDel="00CA6AA3">
                <w:delText>If the value is 0 it does not apply</w:delText>
              </w:r>
            </w:del>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A1AA6ED" w14:textId="748250D0" w:rsidR="00CA6AA3" w:rsidRPr="008A6F2A" w:rsidDel="00174979" w:rsidRDefault="00CA6AA3" w:rsidP="00CA6AA3">
            <w:pPr>
              <w:pStyle w:val="Small"/>
              <w:tabs>
                <w:tab w:val="left" w:pos="584"/>
              </w:tabs>
              <w:spacing w:before="40" w:after="40"/>
              <w:jc w:val="both"/>
              <w:rPr>
                <w:del w:id="1975" w:author="Teh Stand" w:date="2023-08-10T11:51:00Z"/>
              </w:rPr>
            </w:pPr>
            <w:ins w:id="1976" w:author="Teh Stand" w:date="2023-08-10T11:51:00Z">
              <w:r>
                <w:rPr>
                  <w:rFonts w:cs="Arial"/>
                </w:rPr>
                <w:t>{0}</w:t>
              </w:r>
              <w:r w:rsidRPr="00B61C26">
                <w:rPr>
                  <w:rFonts w:cs="Arial"/>
                </w:rPr>
                <w:t xml:space="preserve"> </w:t>
              </w:r>
              <w:r>
                <w:rPr>
                  <w:rFonts w:cs="Arial"/>
                </w:rPr>
                <w:t>– NULL (Not Applicable) – (see Note)</w:t>
              </w:r>
            </w:ins>
            <w:del w:id="1977" w:author="Teh Stand" w:date="2023-08-10T11:51:00Z">
              <w:r w:rsidRPr="008A6F2A" w:rsidDel="00174979">
                <w:delText>Denominator of the smallest scale for which the feature type can be depicted by the referenced spatial feature.</w:delText>
              </w:r>
            </w:del>
          </w:p>
          <w:p w14:paraId="6B82C75C" w14:textId="4F441003" w:rsidR="00CA6AA3" w:rsidRPr="008A6F2A" w:rsidRDefault="00CA6AA3" w:rsidP="00CA6AA3">
            <w:pPr>
              <w:pStyle w:val="Small"/>
              <w:tabs>
                <w:tab w:val="left" w:pos="584"/>
              </w:tabs>
              <w:spacing w:before="40" w:after="40"/>
              <w:jc w:val="both"/>
            </w:pPr>
            <w:del w:id="1978" w:author="Teh Stand" w:date="2023-08-10T11:51:00Z">
              <w:r w:rsidRPr="008A6F2A" w:rsidDel="00174979">
                <w:delText>If the value is 2</w:delText>
              </w:r>
              <w:r w:rsidRPr="008A6F2A" w:rsidDel="00174979">
                <w:rPr>
                  <w:vertAlign w:val="superscript"/>
                </w:rPr>
                <w:delText>32</w:delText>
              </w:r>
              <w:r w:rsidRPr="008A6F2A" w:rsidDel="00174979">
                <w:delText>-1 it does not apply</w:delText>
              </w:r>
            </w:del>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rPr>
          <w:ins w:id="1979" w:author="Teh Stand" w:date="2023-08-10T11:52:00Z"/>
        </w:rPr>
      </w:pPr>
      <w:bookmarkStart w:id="1980" w:name="_Toc207617079"/>
      <w:bookmarkStart w:id="1981" w:name="_Toc225648378"/>
      <w:bookmarkStart w:id="1982" w:name="_Toc225065235"/>
    </w:p>
    <w:p w14:paraId="4AFB3D29" w14:textId="167B171C" w:rsidR="00CA6AA3" w:rsidRPr="00774650" w:rsidRDefault="00CA6AA3" w:rsidP="00CA6AA3">
      <w:pPr>
        <w:spacing w:after="120" w:line="240" w:lineRule="auto"/>
        <w:rPr>
          <w:ins w:id="1983" w:author="Teh Stand" w:date="2023-08-10T11:52:00Z"/>
        </w:rPr>
      </w:pPr>
      <w:ins w:id="1984" w:author="Teh Stand" w:date="2023-08-10T11:52:00Z">
        <w:r w:rsidRPr="00774650">
          <w:t xml:space="preserve">NOTE: </w:t>
        </w:r>
      </w:ins>
      <w:ins w:id="1985" w:author="Teh Stand" w:date="2023-08-10T11:53:00Z">
        <w:r w:rsidRPr="00CC27B0">
          <w:t>For a correct handling of older data, robust parsers should consider both 0 and 2</w:t>
        </w:r>
        <w:r w:rsidRPr="00CC27B0">
          <w:rPr>
            <w:vertAlign w:val="superscript"/>
          </w:rPr>
          <w:t>32</w:t>
        </w:r>
        <w:r w:rsidRPr="00CC27B0">
          <w:t>-1 as ‘Not Applicable’ for the SMIN and the SMAX sub-field</w:t>
        </w:r>
      </w:ins>
      <w:ins w:id="1986" w:author="Teh Stand" w:date="2023-08-10T11:52:00Z">
        <w:r w:rsidRPr="00774650">
          <w:t>.</w:t>
        </w:r>
      </w:ins>
      <w:commentRangeEnd w:id="1968"/>
      <w:ins w:id="1987" w:author="Teh Stand" w:date="2023-08-10T11:54:00Z">
        <w:r>
          <w:rPr>
            <w:rStyle w:val="CommentReference"/>
          </w:rPr>
          <w:commentReference w:id="1968"/>
        </w:r>
      </w:ins>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lastRenderedPageBreak/>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1980"/>
          <w:bookmarkEnd w:id="1981"/>
          <w:bookmarkEnd w:id="1982"/>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lastRenderedPageBreak/>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lastRenderedPageBreak/>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77777777" w:rsidR="00E73EDF" w:rsidRPr="008A6F2A" w:rsidRDefault="007653F1" w:rsidP="00C128E3">
            <w:pPr>
              <w:pStyle w:val="Small"/>
              <w:spacing w:before="40" w:after="40"/>
            </w:pPr>
            <w:r w:rsidRPr="008A6F2A">
              <w:t>‘S-100 Part 10a’</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387C26A3" w:rsidR="00E73EDF" w:rsidRPr="008A6F2A" w:rsidRDefault="007653F1" w:rsidP="00C128E3">
            <w:pPr>
              <w:pStyle w:val="Small"/>
              <w:spacing w:before="40" w:after="40"/>
            </w:pPr>
            <w:r w:rsidRPr="008A6F2A">
              <w:t>“</w:t>
            </w:r>
            <w:r w:rsidR="008222D6">
              <w:t>5.0</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62EB32FE" w:rsidR="00E73EDF" w:rsidRPr="008A6F2A" w:rsidRDefault="007653F1" w:rsidP="00C128E3">
            <w:pPr>
              <w:pStyle w:val="Small"/>
              <w:spacing w:before="40" w:after="40"/>
            </w:pPr>
            <w:r w:rsidRPr="008A6F2A">
              <w:t>“INT.IHO.S-101.1.</w:t>
            </w:r>
            <w:r w:rsidR="008222D6">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36538C4E" w:rsidR="00E73EDF" w:rsidRPr="008A6F2A" w:rsidRDefault="007653F1" w:rsidP="00C128E3">
            <w:pPr>
              <w:pStyle w:val="Small"/>
              <w:spacing w:before="40" w:after="40"/>
            </w:pPr>
            <w:r w:rsidRPr="008A6F2A">
              <w:t>“1.</w:t>
            </w:r>
            <w:r w:rsidR="008222D6">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lastRenderedPageBreak/>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lastRenderedPageBreak/>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lastRenderedPageBreak/>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lastRenderedPageBreak/>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lastRenderedPageBreak/>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proofErr w:type="spellStart"/>
            <w:r w:rsidR="0036276B" w:rsidRPr="009932F8">
              <w:rPr>
                <w:lang w:val="fr-FR"/>
              </w:rPr>
              <w:t>Curve</w:t>
            </w:r>
            <w:proofErr w:type="spellEnd"/>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 xml:space="preserve">Composite </w:t>
            </w:r>
            <w:proofErr w:type="spellStart"/>
            <w:r w:rsidR="0036276B" w:rsidRPr="009932F8">
              <w:rPr>
                <w:lang w:val="fr-FR"/>
              </w:rPr>
              <w:t>Curve</w:t>
            </w:r>
            <w:proofErr w:type="spellEnd"/>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commentRangeStart w:id="1988"/>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3D7C2494" w14:textId="17CCF852" w:rsidR="00CA6AA3" w:rsidRPr="001F69A8" w:rsidDel="00C63931" w:rsidRDefault="00CA6AA3" w:rsidP="00CA6AA3">
            <w:pPr>
              <w:pStyle w:val="Small"/>
              <w:tabs>
                <w:tab w:val="left" w:pos="584"/>
              </w:tabs>
              <w:spacing w:before="40" w:after="40"/>
              <w:rPr>
                <w:del w:id="1989" w:author="Teh Stand" w:date="2023-08-10T11:55:00Z"/>
              </w:rPr>
            </w:pPr>
            <w:ins w:id="1990" w:author="Teh Stand" w:date="2023-08-10T11:55:00Z">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ins>
            <w:del w:id="1991" w:author="Teh Stand" w:date="2023-08-10T11:55:00Z">
              <w:r w:rsidRPr="001F69A8" w:rsidDel="00C63931">
                <w:delText>Denominator of the largest scale for which the feature type can be depicted by the referenced spatial feature.</w:delText>
              </w:r>
            </w:del>
          </w:p>
          <w:p w14:paraId="5E9408DF" w14:textId="1AD27B32" w:rsidR="00CA6AA3" w:rsidRPr="001F69A8" w:rsidRDefault="00CA6AA3" w:rsidP="00CA6AA3">
            <w:pPr>
              <w:pStyle w:val="Small"/>
              <w:tabs>
                <w:tab w:val="left" w:pos="584"/>
              </w:tabs>
              <w:spacing w:before="40" w:after="40"/>
            </w:pPr>
            <w:del w:id="1992" w:author="Teh Stand" w:date="2023-08-10T11:55:00Z">
              <w:r w:rsidRPr="001F69A8" w:rsidDel="00C63931">
                <w:delText>If the value is 0 it does not apply</w:delText>
              </w:r>
            </w:del>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4753F8" w14:textId="44706A4D" w:rsidR="00CA6AA3" w:rsidRPr="001F69A8" w:rsidDel="00C63931" w:rsidRDefault="00CA6AA3" w:rsidP="00CA6AA3">
            <w:pPr>
              <w:pStyle w:val="Small"/>
              <w:tabs>
                <w:tab w:val="left" w:pos="584"/>
              </w:tabs>
              <w:spacing w:before="40" w:after="40"/>
              <w:rPr>
                <w:del w:id="1993" w:author="Teh Stand" w:date="2023-08-10T11:55:00Z"/>
              </w:rPr>
            </w:pPr>
            <w:ins w:id="1994" w:author="Teh Stand" w:date="2023-08-10T11:55:00Z">
              <w:r>
                <w:rPr>
                  <w:rFonts w:cs="Arial"/>
                </w:rPr>
                <w:t>{0}</w:t>
              </w:r>
              <w:r w:rsidRPr="00B61C26">
                <w:rPr>
                  <w:rFonts w:cs="Arial"/>
                </w:rPr>
                <w:t xml:space="preserve"> </w:t>
              </w:r>
              <w:r>
                <w:rPr>
                  <w:rFonts w:cs="Arial"/>
                </w:rPr>
                <w:t>– NULL (Not Applicable) – (see Note)</w:t>
              </w:r>
            </w:ins>
            <w:del w:id="1995" w:author="Teh Stand" w:date="2023-08-10T11:55:00Z">
              <w:r w:rsidRPr="001F69A8" w:rsidDel="00C63931">
                <w:delText>Denominator of the smallest scale for which the feature type can be depicted by the referenced spatial feature.</w:delText>
              </w:r>
            </w:del>
          </w:p>
          <w:p w14:paraId="2A6D3EB7" w14:textId="482B6938" w:rsidR="00CA6AA3" w:rsidRPr="001F69A8" w:rsidRDefault="00CA6AA3" w:rsidP="00CA6AA3">
            <w:pPr>
              <w:pStyle w:val="Small"/>
              <w:tabs>
                <w:tab w:val="left" w:pos="584"/>
              </w:tabs>
              <w:spacing w:before="40" w:after="40"/>
            </w:pPr>
            <w:del w:id="1996" w:author="Teh Stand" w:date="2023-08-10T11:55:00Z">
              <w:r w:rsidRPr="001F69A8" w:rsidDel="00C63931">
                <w:delText>If the value is 2</w:delText>
              </w:r>
              <w:r w:rsidRPr="001F69A8" w:rsidDel="00C63931">
                <w:rPr>
                  <w:vertAlign w:val="superscript"/>
                </w:rPr>
                <w:delText>32</w:delText>
              </w:r>
              <w:r w:rsidRPr="001F69A8" w:rsidDel="00C63931">
                <w:delText>-1 it does not apply</w:delText>
              </w:r>
            </w:del>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rPr>
          <w:ins w:id="1997" w:author="Teh Stand" w:date="2023-08-10T11:56:00Z"/>
        </w:rPr>
      </w:pPr>
    </w:p>
    <w:p w14:paraId="30A62041" w14:textId="77777777" w:rsidR="00CA6AA3" w:rsidRPr="00774650" w:rsidRDefault="00CA6AA3" w:rsidP="00CA6AA3">
      <w:pPr>
        <w:spacing w:after="120" w:line="240" w:lineRule="auto"/>
        <w:rPr>
          <w:ins w:id="1998" w:author="Teh Stand" w:date="2023-08-10T11:56:00Z"/>
        </w:rPr>
      </w:pPr>
      <w:ins w:id="1999" w:author="Teh Stand" w:date="2023-08-10T11:56:00Z">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ins>
      <w:commentRangeEnd w:id="1988"/>
      <w:ins w:id="2000" w:author="Teh Stand" w:date="2023-08-10T11:57:00Z">
        <w:r w:rsidR="00AB4F3C">
          <w:rPr>
            <w:rStyle w:val="CommentReference"/>
          </w:rPr>
          <w:commentReference w:id="1988"/>
        </w:r>
      </w:ins>
    </w:p>
    <w:p w14:paraId="27AAE776" w14:textId="2C4A1220" w:rsidR="00CA6AA3" w:rsidDel="00CA6AA3" w:rsidRDefault="00CA6AA3" w:rsidP="00FF5CFC">
      <w:pPr>
        <w:spacing w:after="0" w:line="240" w:lineRule="auto"/>
        <w:rPr>
          <w:del w:id="2001" w:author="Teh Stand" w:date="2023-08-10T11:56:00Z"/>
        </w:rPr>
      </w:pP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lastRenderedPageBreak/>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2002" w:name="_Toc270580306"/>
      <w:bookmarkStart w:id="2003" w:name="_Toc225648381"/>
      <w:bookmarkStart w:id="2004"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77777777" w:rsidR="00E73EDF" w:rsidRPr="001F69A8" w:rsidRDefault="007653F1" w:rsidP="00C128E3">
            <w:pPr>
              <w:pStyle w:val="Small"/>
              <w:spacing w:before="40" w:after="40"/>
            </w:pPr>
            <w:r w:rsidRPr="001F69A8">
              <w:t>‘S-100 Part 10a’</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1EA097A2" w:rsidR="00E73EDF" w:rsidRPr="001F69A8" w:rsidRDefault="007653F1" w:rsidP="00C128E3">
            <w:pPr>
              <w:pStyle w:val="Small"/>
              <w:spacing w:before="40" w:after="40"/>
            </w:pPr>
            <w:r w:rsidRPr="001F69A8">
              <w:t>“</w:t>
            </w:r>
            <w:r w:rsidR="00746CF6">
              <w:t>5.0</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11E5EAD6" w:rsidR="00E73EDF" w:rsidRPr="001F69A8" w:rsidRDefault="007653F1" w:rsidP="00C128E3">
            <w:pPr>
              <w:pStyle w:val="Small"/>
              <w:spacing w:before="40" w:after="40"/>
            </w:pPr>
            <w:r w:rsidRPr="001F69A8">
              <w:t>“INT.IHO.S-101.1.</w:t>
            </w:r>
            <w:r w:rsidR="00746CF6">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351DF070" w:rsidR="00E73EDF" w:rsidRPr="001F69A8" w:rsidRDefault="007653F1" w:rsidP="00C128E3">
            <w:pPr>
              <w:pStyle w:val="Small"/>
              <w:spacing w:before="40" w:after="40"/>
            </w:pPr>
            <w:r w:rsidRPr="001F69A8">
              <w:t>“1.</w:t>
            </w:r>
            <w:r w:rsidR="00CD4AAB">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8"/>
          <w:headerReference w:type="default" r:id="rId59"/>
          <w:footerReference w:type="even" r:id="rId60"/>
          <w:footerReference w:type="default" r:id="rId61"/>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2005" w:name="_Toc439685422"/>
      <w:bookmarkStart w:id="2006" w:name="_Toc143083099"/>
      <w:bookmarkEnd w:id="2002"/>
      <w:bookmarkEnd w:id="2003"/>
      <w:bookmarkEnd w:id="2004"/>
      <w:r w:rsidRPr="001F69A8">
        <w:rPr>
          <w:lang w:val="en-US"/>
        </w:rPr>
        <w:lastRenderedPageBreak/>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2005"/>
      <w:bookmarkEnd w:id="2006"/>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2"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2007" w:name="_Toc143083100"/>
      <w:r w:rsidRPr="001F69A8">
        <w:rPr>
          <w:lang w:val="en-US"/>
        </w:rPr>
        <w:lastRenderedPageBreak/>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2007"/>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04E9C8A3" w:rsidR="00C20D76" w:rsidRDefault="007B2D1A" w:rsidP="007B2D1A">
      <w:pPr>
        <w:spacing w:before="60" w:after="60" w:line="240" w:lineRule="auto"/>
        <w:rPr>
          <w:rFonts w:cs="Arial"/>
        </w:rPr>
      </w:pPr>
      <w:r w:rsidRPr="007B2D1A">
        <w:rPr>
          <w:rFonts w:cs="Arial"/>
        </w:rPr>
        <w:t xml:space="preserve">An inventory for each </w:t>
      </w:r>
      <w:r w:rsidRPr="007B2D1A">
        <w:rPr>
          <w:rFonts w:cs="Arial"/>
          <w:i/>
          <w:iCs/>
        </w:rPr>
        <w:t>item</w:t>
      </w:r>
      <w:r w:rsidRPr="007B2D1A">
        <w:rPr>
          <w:rFonts w:cs="Arial"/>
        </w:rPr>
        <w:t xml:space="preserve"> </w:t>
      </w:r>
      <w:r w:rsidR="00412A1B">
        <w:rPr>
          <w:rFonts w:cs="Arial"/>
        </w:rPr>
        <w:t xml:space="preserve">(data-coverage) </w:t>
      </w:r>
      <w:r w:rsidRPr="007B2D1A">
        <w:rPr>
          <w:rFonts w:cs="Arial"/>
        </w:rPr>
        <w:t>contains</w:t>
      </w:r>
      <w:r>
        <w:rPr>
          <w:rFonts w:cs="Arial"/>
        </w:rPr>
        <w:t>:</w:t>
      </w:r>
    </w:p>
    <w:p w14:paraId="74A4DCAB" w14:textId="3FFA41DE"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412A1B">
        <w:t>data-</w:t>
      </w:r>
      <w:r w:rsidRPr="007B2D1A">
        <w:t xml:space="preserve">coverage: </w:t>
      </w:r>
      <w:r w:rsidRPr="007B2D1A">
        <w:rPr>
          <w:i/>
          <w:iCs/>
        </w:rPr>
        <w:t>polygon(item)</w:t>
      </w:r>
      <w:r>
        <w:t>;</w:t>
      </w:r>
    </w:p>
    <w:p w14:paraId="7A4DF019" w14:textId="5A274CDF"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proofErr w:type="spellStart"/>
      <w:r w:rsidRPr="007B2D1A">
        <w:rPr>
          <w:i/>
          <w:iCs/>
        </w:rPr>
        <w:t>scaleBands</w:t>
      </w:r>
      <w:proofErr w:type="spellEnd"/>
      <w:r w:rsidRPr="007B2D1A">
        <w:rPr>
          <w:i/>
          <w:iCs/>
        </w:rPr>
        <w:t>(item)</w:t>
      </w:r>
      <w:r>
        <w:t>;</w:t>
      </w:r>
    </w:p>
    <w:p w14:paraId="30BCF35C" w14:textId="5295CDE8"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dataset(item)</w:t>
      </w:r>
      <w:r>
        <w:t>.</w:t>
      </w:r>
    </w:p>
    <w:p w14:paraId="57D9803B" w14:textId="0503930E"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Pr="00AA512C">
        <w:rPr>
          <w:rFonts w:cs="Arial"/>
        </w:rPr>
        <w:t xml:space="preserve"> that can</w:t>
      </w:r>
      <w:r w:rsidR="007B2D1A">
        <w:rPr>
          <w:rFonts w:cs="Arial"/>
        </w:rPr>
        <w:t>:</w:t>
      </w:r>
    </w:p>
    <w:p w14:paraId="4E193385" w14:textId="23E10B57" w:rsidR="007B2D1A" w:rsidRPr="0086129E" w:rsidRDefault="00AA512C" w:rsidP="007B2D1A">
      <w:pPr>
        <w:pStyle w:val="ListParagraph"/>
        <w:numPr>
          <w:ilvl w:val="0"/>
          <w:numId w:val="48"/>
        </w:numPr>
        <w:spacing w:before="60" w:after="60" w:line="240" w:lineRule="auto"/>
        <w:ind w:left="567" w:hanging="283"/>
        <w:contextualSpacing w:val="0"/>
        <w:rPr>
          <w:lang w:val="en-US"/>
        </w:rPr>
      </w:pPr>
      <w:r>
        <w:t xml:space="preserve">Convert a geo-polygon </w:t>
      </w:r>
      <w:r w:rsidRPr="00AA512C">
        <w:rPr>
          <w:i/>
          <w:iCs/>
        </w:rPr>
        <w:t>geo</w:t>
      </w:r>
      <w:r>
        <w:t xml:space="preserve"> to device-polygon: </w:t>
      </w:r>
      <w:r w:rsidRPr="00AA512C">
        <w:rPr>
          <w:i/>
          <w:iCs/>
        </w:rPr>
        <w:t>pro(geo)</w:t>
      </w:r>
      <w:r w:rsidR="007B2D1A">
        <w:t>;</w:t>
      </w:r>
    </w:p>
    <w:p w14:paraId="37DA5839" w14:textId="25880FD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 xml:space="preserve">Convert device-polygons </w:t>
      </w:r>
      <w:r w:rsidRPr="00AA512C">
        <w:rPr>
          <w:i/>
          <w:iCs/>
        </w:rPr>
        <w:t>poly</w:t>
      </w:r>
      <w:r w:rsidRPr="00AA512C">
        <w:t xml:space="preserve"> to geo-polygons: </w:t>
      </w:r>
      <w:r w:rsidRPr="00AA512C">
        <w:rPr>
          <w:i/>
          <w:iCs/>
        </w:rPr>
        <w:t>~pro(poly)</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4659FBCC" w:rsidR="00AA512C" w:rsidRDefault="00AA512C" w:rsidP="007B2D1A">
      <w:pPr>
        <w:spacing w:after="120" w:line="240" w:lineRule="auto"/>
      </w:pPr>
      <w:r w:rsidRPr="00AA512C">
        <w:t>A lists of scale bands will be used for the algorithm. Each scale band is defined by its minimum and maximum scales and will be accessed by an index.</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14C61355" w:rsidR="00AA512C" w:rsidRDefault="005323C6" w:rsidP="005323C6">
            <w:pPr>
              <w:pStyle w:val="Tabletext9"/>
              <w:jc w:val="center"/>
              <w:rPr>
                <w:b/>
              </w:rPr>
            </w:pPr>
            <w:r>
              <w:rPr>
                <w:b/>
              </w:rPr>
              <w:t>Index</w:t>
            </w:r>
          </w:p>
        </w:tc>
        <w:tc>
          <w:tcPr>
            <w:tcW w:w="2320" w:type="dxa"/>
            <w:shd w:val="clear" w:color="auto" w:fill="D9D9D9" w:themeFill="background1" w:themeFillShade="D9"/>
            <w:vAlign w:val="center"/>
          </w:tcPr>
          <w:p w14:paraId="21079AA1" w14:textId="01225987" w:rsidR="00AA512C" w:rsidRPr="008D0CFF" w:rsidRDefault="00AA512C" w:rsidP="00C942A1">
            <w:pPr>
              <w:pStyle w:val="Tabletext9"/>
              <w:jc w:val="center"/>
              <w:rPr>
                <w:b/>
              </w:rPr>
            </w:pPr>
            <w:r>
              <w:rPr>
                <w:b/>
              </w:rPr>
              <w:t>M</w:t>
            </w:r>
            <w:r w:rsidRPr="008D0CFF">
              <w:rPr>
                <w:b/>
              </w:rPr>
              <w:t xml:space="preserve">inimum </w:t>
            </w:r>
            <w:r w:rsidR="00C942A1">
              <w:rPr>
                <w:b/>
              </w:rPr>
              <w:t>S</w:t>
            </w:r>
            <w:r w:rsidRPr="008D0CFF">
              <w:rPr>
                <w:b/>
              </w:rPr>
              <w:t>cale</w:t>
            </w:r>
          </w:p>
        </w:tc>
        <w:tc>
          <w:tcPr>
            <w:tcW w:w="2320" w:type="dxa"/>
            <w:shd w:val="clear" w:color="auto" w:fill="D9D9D9" w:themeFill="background1" w:themeFillShade="D9"/>
            <w:vAlign w:val="center"/>
          </w:tcPr>
          <w:p w14:paraId="14DD4E86" w14:textId="366A4848" w:rsidR="00AA512C" w:rsidRPr="008D0CFF" w:rsidRDefault="00AA512C" w:rsidP="00C942A1">
            <w:pPr>
              <w:pStyle w:val="Tabletext9"/>
              <w:jc w:val="center"/>
              <w:rPr>
                <w:b/>
              </w:rPr>
            </w:pPr>
            <w:r>
              <w:rPr>
                <w:b/>
              </w:rPr>
              <w:t>M</w:t>
            </w:r>
            <w:r w:rsidRPr="008D0CFF">
              <w:rPr>
                <w:b/>
              </w:rPr>
              <w:t xml:space="preserve">aximum </w:t>
            </w:r>
            <w:r w:rsidR="00C942A1">
              <w:rPr>
                <w:b/>
              </w:rPr>
              <w:t>S</w:t>
            </w:r>
            <w:r w:rsidRPr="008D0CFF">
              <w:rPr>
                <w:b/>
              </w:rPr>
              <w:t>cale</w:t>
            </w:r>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57C688EF" w:rsidR="00AA512C" w:rsidRPr="008D0CFF" w:rsidRDefault="00AA512C" w:rsidP="00AA512C">
            <w:pPr>
              <w:pStyle w:val="Tabletext9"/>
              <w:jc w:val="center"/>
            </w:pPr>
            <w:r>
              <w:t>NULL</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5986BC3A" w:rsidR="00AA512C" w:rsidRPr="008D0CFF" w:rsidRDefault="00AA512C" w:rsidP="00AA512C">
            <w:pPr>
              <w:pStyle w:val="Tabletext9"/>
              <w:jc w:val="left"/>
            </w:pPr>
            <w:r w:rsidRPr="00AA512C">
              <w:t>For all scale smaller than 1:10,000,000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30AAD2FE"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C42849" w:rsidRPr="00965081" w:rsidRDefault="00C42849" w:rsidP="002D0CD1">
                            <w:pPr>
                              <w:spacing w:after="60" w:line="240" w:lineRule="auto"/>
                            </w:pPr>
                            <w:r w:rsidRPr="00F60BCC">
                              <w:rPr>
                                <w:b/>
                                <w:bCs/>
                              </w:rPr>
                              <w:t>Algorithm</w:t>
                            </w:r>
                            <w:r w:rsidRPr="00965081">
                              <w:t xml:space="preserve"> </w:t>
                            </w:r>
                            <w:proofErr w:type="spellStart"/>
                            <w:proofErr w:type="gramStart"/>
                            <w:r w:rsidRPr="002D0CD1">
                              <w:rPr>
                                <w:i/>
                                <w:iCs/>
                              </w:rPr>
                              <w:t>GetScaleBand</w:t>
                            </w:r>
                            <w:proofErr w:type="spellEnd"/>
                            <w:r w:rsidRPr="002D0CD1">
                              <w:rPr>
                                <w:i/>
                                <w:iCs/>
                              </w:rPr>
                              <w:t>(</w:t>
                            </w:r>
                            <w:proofErr w:type="gramEnd"/>
                            <w:r w:rsidRPr="002D0CD1">
                              <w:rPr>
                                <w:i/>
                                <w:iCs/>
                              </w:rPr>
                              <w:t>scale)</w:t>
                            </w:r>
                          </w:p>
                          <w:p w14:paraId="3D6A6456" w14:textId="52E2CC2F" w:rsidR="00C42849" w:rsidRPr="00965081" w:rsidRDefault="00C42849" w:rsidP="002D0CD1">
                            <w:pPr>
                              <w:spacing w:after="60" w:line="240" w:lineRule="auto"/>
                            </w:pPr>
                            <w:r w:rsidRPr="00F60BCC">
                              <w:rPr>
                                <w:b/>
                                <w:bCs/>
                              </w:rPr>
                              <w:t>Input</w:t>
                            </w:r>
                            <w:r>
                              <w:t>:</w:t>
                            </w:r>
                            <w:r w:rsidRPr="00965081">
                              <w:t xml:space="preserve"> A scale </w:t>
                            </w:r>
                          </w:p>
                          <w:p w14:paraId="3597FBA7" w14:textId="77777777" w:rsidR="00C42849" w:rsidRDefault="00C42849" w:rsidP="002D0CD1">
                            <w:pPr>
                              <w:spacing w:after="60" w:line="240" w:lineRule="auto"/>
                            </w:pPr>
                            <w:r w:rsidRPr="00F60BCC">
                              <w:rPr>
                                <w:b/>
                                <w:bCs/>
                              </w:rPr>
                              <w:t>Output</w:t>
                            </w:r>
                            <w:r w:rsidRPr="00965081">
                              <w:t xml:space="preserve"> The index of the</w:t>
                            </w:r>
                            <w:r>
                              <w:t xml:space="preserve"> scale band </w:t>
                            </w:r>
                          </w:p>
                          <w:p w14:paraId="229E094A" w14:textId="77777777" w:rsidR="00C42849" w:rsidRPr="002672EF" w:rsidRDefault="00C4284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proofErr w:type="spellStart"/>
                            <w:r w:rsidRPr="002672EF">
                              <w:rPr>
                                <w:i/>
                                <w:iCs/>
                              </w:rPr>
                              <w:t>maxScale</w:t>
                            </w:r>
                            <w:proofErr w:type="spellEnd"/>
                            <w:r w:rsidRPr="002672EF">
                              <w:rPr>
                                <w:i/>
                                <w:iCs/>
                              </w:rPr>
                              <w:t xml:space="preserve">[1] </w:t>
                            </w:r>
                          </w:p>
                          <w:p w14:paraId="23D72AA2" w14:textId="77777777" w:rsidR="00C42849" w:rsidRDefault="00C42849" w:rsidP="002D0CD1">
                            <w:pPr>
                              <w:pStyle w:val="ListParagraph"/>
                              <w:numPr>
                                <w:ilvl w:val="1"/>
                                <w:numId w:val="51"/>
                              </w:numPr>
                              <w:spacing w:after="0" w:line="259" w:lineRule="auto"/>
                              <w:jc w:val="left"/>
                            </w:pPr>
                            <w:r w:rsidRPr="002672EF">
                              <w:rPr>
                                <w:b/>
                                <w:bCs/>
                              </w:rPr>
                              <w:t>Return</w:t>
                            </w:r>
                            <w:r>
                              <w:t xml:space="preserve"> 1</w:t>
                            </w:r>
                          </w:p>
                          <w:p w14:paraId="108B5F06" w14:textId="77777777" w:rsidR="00C42849" w:rsidRDefault="00C4284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7777777" w:rsidR="00C42849" w:rsidRDefault="00C4284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maxScale[index]</m:t>
                              </m:r>
                            </m:oMath>
                            <w:r>
                              <w:t xml:space="preserve"> </w:t>
                            </w:r>
                          </w:p>
                          <w:p w14:paraId="36B67234" w14:textId="77777777" w:rsidR="00C42849" w:rsidRDefault="00C42849"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C42849" w:rsidRPr="00965081" w:rsidRDefault="00C42849"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">
                <v:textbox>
                  <w:txbxContent>
                    <w:p w14:paraId="3AB49950" w14:textId="77777777" w:rsidR="00C42849" w:rsidRPr="00965081" w:rsidRDefault="00C42849" w:rsidP="002D0CD1">
                      <w:pPr>
                        <w:spacing w:after="60" w:line="240" w:lineRule="auto"/>
                      </w:pPr>
                      <w:r w:rsidRPr="00F60BCC">
                        <w:rPr>
                          <w:b/>
                          <w:bCs/>
                        </w:rPr>
                        <w:t>Algorithm</w:t>
                      </w:r>
                      <w:r w:rsidRPr="00965081">
                        <w:t xml:space="preserve"> </w:t>
                      </w:r>
                      <w:proofErr w:type="spellStart"/>
                      <w:proofErr w:type="gramStart"/>
                      <w:r w:rsidRPr="002D0CD1">
                        <w:rPr>
                          <w:i/>
                          <w:iCs/>
                        </w:rPr>
                        <w:t>GetScaleBand</w:t>
                      </w:r>
                      <w:proofErr w:type="spellEnd"/>
                      <w:r w:rsidRPr="002D0CD1">
                        <w:rPr>
                          <w:i/>
                          <w:iCs/>
                        </w:rPr>
                        <w:t>(</w:t>
                      </w:r>
                      <w:proofErr w:type="gramEnd"/>
                      <w:r w:rsidRPr="002D0CD1">
                        <w:rPr>
                          <w:i/>
                          <w:iCs/>
                        </w:rPr>
                        <w:t>scale)</w:t>
                      </w:r>
                    </w:p>
                    <w:p w14:paraId="3D6A6456" w14:textId="52E2CC2F" w:rsidR="00C42849" w:rsidRPr="00965081" w:rsidRDefault="00C42849" w:rsidP="002D0CD1">
                      <w:pPr>
                        <w:spacing w:after="60" w:line="240" w:lineRule="auto"/>
                      </w:pPr>
                      <w:r w:rsidRPr="00F60BCC">
                        <w:rPr>
                          <w:b/>
                          <w:bCs/>
                        </w:rPr>
                        <w:t>Input</w:t>
                      </w:r>
                      <w:r>
                        <w:t>:</w:t>
                      </w:r>
                      <w:r w:rsidRPr="00965081">
                        <w:t xml:space="preserve"> A scale </w:t>
                      </w:r>
                    </w:p>
                    <w:p w14:paraId="3597FBA7" w14:textId="77777777" w:rsidR="00C42849" w:rsidRDefault="00C42849" w:rsidP="002D0CD1">
                      <w:pPr>
                        <w:spacing w:after="60" w:line="240" w:lineRule="auto"/>
                      </w:pPr>
                      <w:r w:rsidRPr="00F60BCC">
                        <w:rPr>
                          <w:b/>
                          <w:bCs/>
                        </w:rPr>
                        <w:t>Output</w:t>
                      </w:r>
                      <w:r w:rsidRPr="00965081">
                        <w:t xml:space="preserve"> The index of the</w:t>
                      </w:r>
                      <w:r>
                        <w:t xml:space="preserve"> scale band </w:t>
                      </w:r>
                    </w:p>
                    <w:p w14:paraId="229E094A" w14:textId="77777777" w:rsidR="00C42849" w:rsidRPr="002672EF" w:rsidRDefault="00C42849"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proofErr w:type="spellStart"/>
                      <w:r w:rsidRPr="002672EF">
                        <w:rPr>
                          <w:i/>
                          <w:iCs/>
                        </w:rPr>
                        <w:t>maxScale</w:t>
                      </w:r>
                      <w:proofErr w:type="spellEnd"/>
                      <w:r w:rsidRPr="002672EF">
                        <w:rPr>
                          <w:i/>
                          <w:iCs/>
                        </w:rPr>
                        <w:t xml:space="preserve">[1] </w:t>
                      </w:r>
                    </w:p>
                    <w:p w14:paraId="23D72AA2" w14:textId="77777777" w:rsidR="00C42849" w:rsidRDefault="00C42849" w:rsidP="002D0CD1">
                      <w:pPr>
                        <w:pStyle w:val="ListParagraph"/>
                        <w:numPr>
                          <w:ilvl w:val="1"/>
                          <w:numId w:val="51"/>
                        </w:numPr>
                        <w:spacing w:after="0" w:line="259" w:lineRule="auto"/>
                        <w:jc w:val="left"/>
                      </w:pPr>
                      <w:r w:rsidRPr="002672EF">
                        <w:rPr>
                          <w:b/>
                          <w:bCs/>
                        </w:rPr>
                        <w:t>Return</w:t>
                      </w:r>
                      <w:r>
                        <w:t xml:space="preserve"> 1</w:t>
                      </w:r>
                    </w:p>
                    <w:p w14:paraId="108B5F06" w14:textId="77777777" w:rsidR="00C42849" w:rsidRDefault="00C42849"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7777777" w:rsidR="00C42849" w:rsidRDefault="00C42849"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maxScale[index]</m:t>
                        </m:r>
                      </m:oMath>
                      <w:r>
                        <w:t xml:space="preserve"> </w:t>
                      </w:r>
                    </w:p>
                    <w:p w14:paraId="36B67234" w14:textId="77777777" w:rsidR="00C42849" w:rsidRDefault="00C42849"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C42849" w:rsidRPr="00965081" w:rsidRDefault="00C42849"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with a scale band:</w:t>
      </w:r>
    </w:p>
    <w:p w14:paraId="3B269460" w14:textId="7F2BE5F4" w:rsidR="002D0CD1" w:rsidRDefault="002D0CD1" w:rsidP="002D0CD1">
      <w:pPr>
        <w:spacing w:after="0" w:line="240" w:lineRule="auto"/>
      </w:pPr>
    </w:p>
    <w:p w14:paraId="4BC5F754" w14:textId="28654FE1" w:rsidR="002D0CD1" w:rsidRDefault="002D0CD1" w:rsidP="007B2D1A">
      <w:pPr>
        <w:spacing w:after="120" w:line="240" w:lineRule="auto"/>
      </w:pPr>
      <w:r w:rsidRPr="009932F8">
        <w:rPr>
          <w:noProof/>
          <w:sz w:val="24"/>
          <w:szCs w:val="24"/>
          <w:lang w:val="fr-FR" w:eastAsia="fr-FR"/>
        </w:rPr>
        <w:lastRenderedPageBreak/>
        <mc:AlternateContent>
          <mc:Choice Requires="wps">
            <w:drawing>
              <wp:anchor distT="45720" distB="45720" distL="114300" distR="114300" simplePos="0" relativeHeight="251663360" behindDoc="0" locked="0" layoutInCell="1" allowOverlap="1" wp14:anchorId="1FB67D15" wp14:editId="2F2F8025">
                <wp:simplePos x="0" y="0"/>
                <wp:positionH relativeFrom="margin">
                  <wp:align>left</wp:align>
                </wp:positionH>
                <wp:positionV relativeFrom="paragraph">
                  <wp:posOffset>403225</wp:posOffset>
                </wp:positionV>
                <wp:extent cx="5878195" cy="2125345"/>
                <wp:effectExtent l="0" t="0" r="27305" b="27305"/>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2125683"/>
                        </a:xfrm>
                        <a:prstGeom prst="rect">
                          <a:avLst/>
                        </a:prstGeom>
                        <a:solidFill>
                          <a:srgbClr val="FFFFFF"/>
                        </a:solidFill>
                        <a:ln w="9525">
                          <a:solidFill>
                            <a:srgbClr val="000000"/>
                          </a:solidFill>
                          <a:miter lim="800000"/>
                          <a:headEnd/>
                          <a:tailEnd/>
                        </a:ln>
                      </wps:spPr>
                      <wps:txbx>
                        <w:txbxContent>
                          <w:p w14:paraId="1417D45E" w14:textId="51CD1CA9" w:rsidR="00C42849" w:rsidRDefault="00C42849" w:rsidP="00953C01">
                            <w:pPr>
                              <w:spacing w:after="60" w:line="240" w:lineRule="auto"/>
                            </w:pPr>
                            <w:r w:rsidRPr="008371C5">
                              <w:rPr>
                                <w:b/>
                                <w:bCs/>
                              </w:rPr>
                              <w:t>Algorithm</w:t>
                            </w:r>
                            <w:r>
                              <w:t xml:space="preserve"> </w:t>
                            </w:r>
                            <w:proofErr w:type="spellStart"/>
                            <w:proofErr w:type="gramStart"/>
                            <w:r>
                              <w:rPr>
                                <w:i/>
                                <w:iCs/>
                              </w:rPr>
                              <w:t>s</w:t>
                            </w:r>
                            <w:r w:rsidRPr="008371C5">
                              <w:rPr>
                                <w:i/>
                                <w:iCs/>
                              </w:rPr>
                              <w:t>caleBands</w:t>
                            </w:r>
                            <w:proofErr w:type="spellEnd"/>
                            <w:r w:rsidRPr="008371C5">
                              <w:rPr>
                                <w:i/>
                                <w:iCs/>
                              </w:rPr>
                              <w:t>(</w:t>
                            </w:r>
                            <w:proofErr w:type="gramEnd"/>
                            <w:r>
                              <w:rPr>
                                <w:i/>
                                <w:iCs/>
                              </w:rPr>
                              <w:t>item</w:t>
                            </w:r>
                            <w:r w:rsidRPr="008371C5">
                              <w:rPr>
                                <w:i/>
                                <w:iCs/>
                              </w:rPr>
                              <w:t>)</w:t>
                            </w:r>
                          </w:p>
                          <w:p w14:paraId="713AD111" w14:textId="11392314" w:rsidR="00C42849" w:rsidRDefault="00C42849" w:rsidP="00953C01">
                            <w:pPr>
                              <w:spacing w:after="60" w:line="240" w:lineRule="auto"/>
                              <w:ind w:left="709" w:hanging="709"/>
                            </w:pPr>
                            <w:r w:rsidRPr="008371C5">
                              <w:rPr>
                                <w:b/>
                                <w:bCs/>
                              </w:rPr>
                              <w:t>Input</w:t>
                            </w:r>
                            <w:r>
                              <w:t>: Item as a data-coverage</w:t>
                            </w:r>
                          </w:p>
                          <w:p w14:paraId="01D62679" w14:textId="63919909" w:rsidR="00C42849" w:rsidRDefault="00C4284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5A936A06" w:rsidR="00C42849" w:rsidRDefault="00C42849" w:rsidP="00953C01">
                            <w:pPr>
                              <w:pStyle w:val="ListParagraph"/>
                              <w:numPr>
                                <w:ilvl w:val="0"/>
                                <w:numId w:val="52"/>
                              </w:numPr>
                              <w:spacing w:after="60" w:line="240" w:lineRule="auto"/>
                              <w:ind w:left="714" w:hanging="357"/>
                              <w:contextualSpacing w:val="0"/>
                              <w:jc w:val="left"/>
                            </w:pPr>
                            <w:proofErr w:type="spellStart"/>
                            <w:r w:rsidRPr="000705CE">
                              <w:rPr>
                                <w:i/>
                                <w:iCs/>
                              </w:rPr>
                              <w:t>minDS</w:t>
                            </w:r>
                            <w:proofErr w:type="spellEnd"/>
                            <w:r>
                              <w:t xml:space="preserve"> – The minimum display scale of the coverage</w:t>
                            </w:r>
                            <w:r>
                              <w:br/>
                            </w:r>
                            <w:proofErr w:type="spellStart"/>
                            <w:r w:rsidRPr="000705CE">
                              <w:rPr>
                                <w:i/>
                                <w:iCs/>
                              </w:rPr>
                              <w:t>maxDS</w:t>
                            </w:r>
                            <w:proofErr w:type="spellEnd"/>
                            <w:r>
                              <w:t xml:space="preserve"> – The maximum display scale of the coverage</w:t>
                            </w:r>
                          </w:p>
                          <w:p w14:paraId="333458B8" w14:textId="77777777" w:rsidR="00C42849" w:rsidRDefault="00C4284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7777777" w:rsidR="00C42849" w:rsidRDefault="00C4284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minDS &lt; maxScale[1]</m:t>
                              </m:r>
                            </m:oMath>
                          </w:p>
                          <w:p w14:paraId="7B1A51CB" w14:textId="77777777" w:rsidR="00C42849" w:rsidRDefault="00C42849"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C42849" w:rsidRDefault="00C42849" w:rsidP="002D0CD1">
                            <w:pPr>
                              <w:pStyle w:val="ListParagraph"/>
                              <w:numPr>
                                <w:ilvl w:val="0"/>
                                <w:numId w:val="52"/>
                              </w:numPr>
                              <w:spacing w:after="0" w:line="259" w:lineRule="auto"/>
                              <w:jc w:val="left"/>
                            </w:pPr>
                            <w:r w:rsidRPr="00215D9E">
                              <w:rPr>
                                <w:b/>
                                <w:bCs/>
                              </w:rPr>
                              <w:t>For</w:t>
                            </w:r>
                            <w:r>
                              <w:t xml:space="preserve"> index = 2 -&gt; 15</w:t>
                            </w:r>
                          </w:p>
                          <w:p w14:paraId="6F473FEB" w14:textId="77777777" w:rsidR="00C42849" w:rsidRDefault="00C42849" w:rsidP="002D0CD1">
                            <w:pPr>
                              <w:pStyle w:val="ListParagraph"/>
                              <w:numPr>
                                <w:ilvl w:val="1"/>
                                <w:numId w:val="52"/>
                              </w:numPr>
                              <w:spacing w:after="0" w:line="259" w:lineRule="auto"/>
                              <w:jc w:val="left"/>
                            </w:pPr>
                            <w:r>
                              <w:t xml:space="preserve">If </w:t>
                            </w:r>
                            <m:oMath>
                              <m:r>
                                <w:rPr>
                                  <w:rFonts w:ascii="Cambria Math" w:hAnsi="Cambria Math"/>
                                </w:rPr>
                                <m:t>max(minDS, minScale[index]) &lt; min(maxDS, maxScale[index])</m:t>
                              </m:r>
                            </m:oMath>
                          </w:p>
                          <w:p w14:paraId="1B6C1C99" w14:textId="77777777" w:rsidR="00C42849" w:rsidRDefault="00C4284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C42849" w:rsidRDefault="00C42849"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0;margin-top:31.75pt;width:462.85pt;height:167.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">
                <v:textbox>
                  <w:txbxContent>
                    <w:p w14:paraId="1417D45E" w14:textId="51CD1CA9" w:rsidR="00C42849" w:rsidRDefault="00C42849" w:rsidP="00953C01">
                      <w:pPr>
                        <w:spacing w:after="60" w:line="240" w:lineRule="auto"/>
                      </w:pPr>
                      <w:r w:rsidRPr="008371C5">
                        <w:rPr>
                          <w:b/>
                          <w:bCs/>
                        </w:rPr>
                        <w:t>Algorithm</w:t>
                      </w:r>
                      <w:r>
                        <w:t xml:space="preserve"> </w:t>
                      </w:r>
                      <w:proofErr w:type="spellStart"/>
                      <w:proofErr w:type="gramStart"/>
                      <w:r>
                        <w:rPr>
                          <w:i/>
                          <w:iCs/>
                        </w:rPr>
                        <w:t>s</w:t>
                      </w:r>
                      <w:r w:rsidRPr="008371C5">
                        <w:rPr>
                          <w:i/>
                          <w:iCs/>
                        </w:rPr>
                        <w:t>caleBands</w:t>
                      </w:r>
                      <w:proofErr w:type="spellEnd"/>
                      <w:r w:rsidRPr="008371C5">
                        <w:rPr>
                          <w:i/>
                          <w:iCs/>
                        </w:rPr>
                        <w:t>(</w:t>
                      </w:r>
                      <w:proofErr w:type="gramEnd"/>
                      <w:r>
                        <w:rPr>
                          <w:i/>
                          <w:iCs/>
                        </w:rPr>
                        <w:t>item</w:t>
                      </w:r>
                      <w:r w:rsidRPr="008371C5">
                        <w:rPr>
                          <w:i/>
                          <w:iCs/>
                        </w:rPr>
                        <w:t>)</w:t>
                      </w:r>
                    </w:p>
                    <w:p w14:paraId="713AD111" w14:textId="11392314" w:rsidR="00C42849" w:rsidRDefault="00C42849" w:rsidP="00953C01">
                      <w:pPr>
                        <w:spacing w:after="60" w:line="240" w:lineRule="auto"/>
                        <w:ind w:left="709" w:hanging="709"/>
                      </w:pPr>
                      <w:r w:rsidRPr="008371C5">
                        <w:rPr>
                          <w:b/>
                          <w:bCs/>
                        </w:rPr>
                        <w:t>Input</w:t>
                      </w:r>
                      <w:r>
                        <w:t>: Item as a data-coverage</w:t>
                      </w:r>
                    </w:p>
                    <w:p w14:paraId="01D62679" w14:textId="63919909" w:rsidR="00C42849" w:rsidRDefault="00C42849"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5A936A06" w:rsidR="00C42849" w:rsidRDefault="00C42849" w:rsidP="00953C01">
                      <w:pPr>
                        <w:pStyle w:val="ListParagraph"/>
                        <w:numPr>
                          <w:ilvl w:val="0"/>
                          <w:numId w:val="52"/>
                        </w:numPr>
                        <w:spacing w:after="60" w:line="240" w:lineRule="auto"/>
                        <w:ind w:left="714" w:hanging="357"/>
                        <w:contextualSpacing w:val="0"/>
                        <w:jc w:val="left"/>
                      </w:pPr>
                      <w:proofErr w:type="spellStart"/>
                      <w:r w:rsidRPr="000705CE">
                        <w:rPr>
                          <w:i/>
                          <w:iCs/>
                        </w:rPr>
                        <w:t>minDS</w:t>
                      </w:r>
                      <w:proofErr w:type="spellEnd"/>
                      <w:r>
                        <w:t xml:space="preserve"> – The minimum display scale of the coverage</w:t>
                      </w:r>
                      <w:r>
                        <w:br/>
                      </w:r>
                      <w:proofErr w:type="spellStart"/>
                      <w:r w:rsidRPr="000705CE">
                        <w:rPr>
                          <w:i/>
                          <w:iCs/>
                        </w:rPr>
                        <w:t>maxDS</w:t>
                      </w:r>
                      <w:proofErr w:type="spellEnd"/>
                      <w:r>
                        <w:t xml:space="preserve"> – The maximum display scale of the coverage</w:t>
                      </w:r>
                    </w:p>
                    <w:p w14:paraId="333458B8" w14:textId="77777777" w:rsidR="00C42849" w:rsidRDefault="00C42849"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77777777" w:rsidR="00C42849" w:rsidRDefault="00C42849"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minDS &lt; maxScale[1]</m:t>
                        </m:r>
                      </m:oMath>
                    </w:p>
                    <w:p w14:paraId="7B1A51CB" w14:textId="77777777" w:rsidR="00C42849" w:rsidRDefault="00C42849"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C42849" w:rsidRDefault="00C42849" w:rsidP="002D0CD1">
                      <w:pPr>
                        <w:pStyle w:val="ListParagraph"/>
                        <w:numPr>
                          <w:ilvl w:val="0"/>
                          <w:numId w:val="52"/>
                        </w:numPr>
                        <w:spacing w:after="0" w:line="259" w:lineRule="auto"/>
                        <w:jc w:val="left"/>
                      </w:pPr>
                      <w:r w:rsidRPr="00215D9E">
                        <w:rPr>
                          <w:b/>
                          <w:bCs/>
                        </w:rPr>
                        <w:t>For</w:t>
                      </w:r>
                      <w:r>
                        <w:t xml:space="preserve"> index = 2 -&gt; 15</w:t>
                      </w:r>
                    </w:p>
                    <w:p w14:paraId="6F473FEB" w14:textId="77777777" w:rsidR="00C42849" w:rsidRDefault="00C42849" w:rsidP="002D0CD1">
                      <w:pPr>
                        <w:pStyle w:val="ListParagraph"/>
                        <w:numPr>
                          <w:ilvl w:val="1"/>
                          <w:numId w:val="52"/>
                        </w:numPr>
                        <w:spacing w:after="0" w:line="259" w:lineRule="auto"/>
                        <w:jc w:val="left"/>
                      </w:pPr>
                      <w:r>
                        <w:t xml:space="preserve">If </w:t>
                      </w:r>
                      <m:oMath>
                        <m:r>
                          <w:rPr>
                            <w:rFonts w:ascii="Cambria Math" w:hAnsi="Cambria Math"/>
                          </w:rPr>
                          <m:t>max(minDS, minScale[index]) &lt; min(maxDS, maxScale[index])</m:t>
                        </m:r>
                      </m:oMath>
                    </w:p>
                    <w:p w14:paraId="1B6C1C99" w14:textId="77777777" w:rsidR="00C42849" w:rsidRDefault="00C42849"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C42849" w:rsidRDefault="00C42849"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an item “data-coverage” with its </w:t>
      </w:r>
      <w:proofErr w:type="spellStart"/>
      <w:r w:rsidRPr="00BD50F8">
        <w:rPr>
          <w:i/>
        </w:rPr>
        <w:t>minScale</w:t>
      </w:r>
      <w:proofErr w:type="spellEnd"/>
      <w:r w:rsidRPr="00BD50F8">
        <w:t xml:space="preserve"> and </w:t>
      </w:r>
      <w:proofErr w:type="spellStart"/>
      <w:r w:rsidRPr="00BD50F8">
        <w:rPr>
          <w:i/>
        </w:rPr>
        <w:t>maxScale</w:t>
      </w:r>
      <w:proofErr w:type="spellEnd"/>
      <w:r w:rsidRPr="00BD50F8">
        <w:t xml:space="preserve"> would be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90F1938" w:rsidR="00712598" w:rsidRDefault="00712598" w:rsidP="007B2D1A">
      <w:pPr>
        <w:spacing w:after="120" w:line="240" w:lineRule="auto"/>
      </w:pPr>
      <w:r w:rsidRPr="00712598">
        <w:t>The next algorithm shows the selection process of the data</w:t>
      </w:r>
      <w:r w:rsidR="00953C01">
        <w:t xml:space="preserve"> </w:t>
      </w:r>
      <w:proofErr w:type="spellStart"/>
      <w:r w:rsidR="00953C01">
        <w:t>coverages</w:t>
      </w:r>
      <w:proofErr w:type="spellEnd"/>
      <w:r w:rsidRPr="00712598">
        <w:t xml:space="preserve">. </w:t>
      </w:r>
    </w:p>
    <w:p w14:paraId="2B8E688E" w14:textId="5AC23DB6" w:rsidR="00712598" w:rsidRDefault="00712598" w:rsidP="007B2D1A">
      <w:pPr>
        <w:spacing w:after="120" w:line="240" w:lineRule="auto"/>
      </w:pPr>
      <w:r w:rsidRPr="00712598">
        <w:t>The idea is to find all data</w:t>
      </w:r>
      <w:r w:rsidR="00953C01">
        <w:t xml:space="preserve"> </w:t>
      </w:r>
      <w:proofErr w:type="spellStart"/>
      <w:r w:rsidR="00953C01">
        <w:t>coverages</w:t>
      </w:r>
      <w:proofErr w:type="spellEnd"/>
      <w:r w:rsidRPr="00712598">
        <w:t xml:space="preserve"> for the scale band that contains the scale parameter and select those which overlap the viewport. The viewport will be then modified in a way that it only defines the part that is still not covered.</w:t>
      </w:r>
    </w:p>
    <w:p w14:paraId="652C32D2" w14:textId="792749B3"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953C01">
        <w:t xml:space="preserve">is </w:t>
      </w:r>
      <w:r w:rsidRPr="00712598">
        <w:t>no more scale band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4096A889" w:rsidR="00712598" w:rsidRDefault="00712598" w:rsidP="00712598">
            <w:pPr>
              <w:spacing w:before="60" w:after="120" w:line="240" w:lineRule="auto"/>
            </w:pPr>
            <w:r w:rsidRPr="00C942A1">
              <w:rPr>
                <w:b/>
                <w:bCs/>
              </w:rPr>
              <w:t>Algorithm</w:t>
            </w:r>
            <w:r w:rsidRPr="00C942A1">
              <w:t xml:space="preserve"> </w:t>
            </w:r>
            <w:proofErr w:type="spellStart"/>
            <w:r w:rsidRPr="00712598">
              <w:rPr>
                <w:i/>
                <w:iCs/>
              </w:rPr>
              <w:t>SelectData</w:t>
            </w:r>
            <w:r w:rsidR="00953C01">
              <w:rPr>
                <w:i/>
                <w:iCs/>
              </w:rPr>
              <w:t>C</w:t>
            </w:r>
            <w:r w:rsidR="006F0A1F">
              <w:rPr>
                <w:i/>
                <w:iCs/>
              </w:rPr>
              <w:t>o</w:t>
            </w:r>
            <w:r w:rsidR="00953C01">
              <w:rPr>
                <w:i/>
                <w:iCs/>
              </w:rPr>
              <w:t>verages</w:t>
            </w:r>
            <w:proofErr w:type="spellEnd"/>
            <w:r>
              <w:t>(</w:t>
            </w:r>
            <w:r w:rsidRPr="00712598">
              <w:rPr>
                <w:i/>
                <w:iCs/>
              </w:rPr>
              <w:t>INV, scale, viewport, pro</w:t>
            </w:r>
            <w:r>
              <w:t>)</w:t>
            </w:r>
          </w:p>
          <w:p w14:paraId="4E66F508" w14:textId="6393C6DC" w:rsidR="00712598" w:rsidRDefault="00712598" w:rsidP="00712598">
            <w:pPr>
              <w:spacing w:before="60" w:after="60" w:line="240" w:lineRule="auto"/>
              <w:ind w:left="597" w:hanging="597"/>
            </w:pPr>
            <w:r w:rsidRPr="00C942A1">
              <w:rPr>
                <w:b/>
                <w:bCs/>
              </w:rPr>
              <w:t>Input</w:t>
            </w:r>
            <w:r>
              <w:t xml:space="preserve">: A inventory </w:t>
            </w:r>
            <w:r w:rsidRPr="00712598">
              <w:rPr>
                <w:i/>
                <w:iCs/>
              </w:rPr>
              <w:t>INV</w:t>
            </w:r>
          </w:p>
          <w:p w14:paraId="5ED32233" w14:textId="4A98C383"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data</w:t>
            </w:r>
            <w:r w:rsidR="00953C01">
              <w:t xml:space="preserve"> </w:t>
            </w:r>
            <w:proofErr w:type="spellStart"/>
            <w:r w:rsidR="00953C01">
              <w:t>coverages</w:t>
            </w:r>
            <w:proofErr w:type="spellEnd"/>
            <w:r>
              <w:t xml:space="preserve"> 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022EB9DF" w:rsidR="00712598" w:rsidRDefault="00712598" w:rsidP="00712598">
            <w:pPr>
              <w:spacing w:before="60" w:after="120" w:line="240" w:lineRule="auto"/>
              <w:ind w:left="595"/>
            </w:pPr>
            <w:r>
              <w:t xml:space="preserve">A projection </w:t>
            </w:r>
            <w:r w:rsidRPr="00712598">
              <w:rPr>
                <w:i/>
                <w:iCs/>
              </w:rPr>
              <w:t>pro</w:t>
            </w:r>
          </w:p>
          <w:p w14:paraId="64D3E6C0" w14:textId="7E5632C3" w:rsidR="00712598" w:rsidRDefault="00712598" w:rsidP="00712598">
            <w:pPr>
              <w:spacing w:before="60" w:after="60" w:line="240" w:lineRule="auto"/>
              <w:rPr>
                <w:i/>
                <w:iCs/>
              </w:rPr>
            </w:pPr>
            <w:r w:rsidRPr="00C942A1">
              <w:rPr>
                <w:b/>
                <w:bCs/>
              </w:rPr>
              <w:t>Output</w:t>
            </w:r>
            <w:r>
              <w:t xml:space="preserve">: A set of inventory items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35A71F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𝑆𝐵</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A17193D"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Pr="00712598">
              <w:rPr>
                <w:i/>
                <w:iCs/>
              </w:rPr>
              <w:t>item</w:t>
            </w:r>
            <w:r>
              <w:t xml:space="preserve"> in </w:t>
            </w:r>
            <w:r w:rsidRPr="00712598">
              <w:rPr>
                <w:i/>
                <w:iCs/>
              </w:rPr>
              <w:t>INV</w:t>
            </w:r>
          </w:p>
          <w:p w14:paraId="332FE72B" w14:textId="52A5FDE5"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Pr>
                <w:rFonts w:ascii="Cambria Math" w:hAnsi="Cambria Math" w:cs="Cambria Math"/>
              </w:rPr>
              <w:t>𝑆𝐵</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Pr>
                <w:rFonts w:ascii="Cambria Math" w:hAnsi="Cambria Math" w:cs="Cambria Math"/>
              </w:rPr>
              <w:t>𝑖𝑡𝑒𝑚</w:t>
            </w:r>
            <w:r>
              <w:t xml:space="preserve">) </w:t>
            </w:r>
            <w:r>
              <w:rPr>
                <w:rFonts w:ascii="Cambria Math" w:hAnsi="Cambria Math" w:cs="Cambria Math"/>
              </w:rPr>
              <w:t>⋀</w:t>
            </w:r>
            <w:r>
              <w:t xml:space="preserve"> (</w:t>
            </w:r>
            <w:r>
              <w:rPr>
                <w:rFonts w:ascii="Cambria Math" w:hAnsi="Cambria Math" w:cs="Cambria Math"/>
              </w:rPr>
              <w:t>𝑝𝑟𝑜</w:t>
            </w:r>
            <w:r>
              <w:t>(</w:t>
            </w:r>
            <w:r>
              <w:rPr>
                <w:rFonts w:ascii="Cambria Math" w:hAnsi="Cambria Math" w:cs="Cambria Math"/>
              </w:rPr>
              <w:t>𝑝𝑜𝑙𝑦</w:t>
            </w:r>
            <w:r>
              <w:t>(</w:t>
            </w:r>
            <w:r>
              <w:rPr>
                <w:rFonts w:ascii="Cambria Math" w:hAnsi="Cambria Math" w:cs="Cambria Math"/>
              </w:rPr>
              <w:t>𝑖𝑡𝑒𝑚</w:t>
            </w:r>
            <w:r>
              <w:t xml:space="preserve">)) ∩ </w:t>
            </w:r>
            <w:r>
              <w:rPr>
                <w:rFonts w:ascii="Cambria Math" w:hAnsi="Cambria Math" w:cs="Cambria Math"/>
              </w:rPr>
              <w:t>𝑣𝑖𝑒𝑤𝑝𝑜𝑟𝑡</w:t>
            </w:r>
            <w:r>
              <w:t>) ≠ Ø</w:t>
            </w:r>
          </w:p>
          <w:p w14:paraId="450A1228" w14:textId="628C6AD5"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Pr>
                <w:rFonts w:ascii="Cambria Math" w:hAnsi="Cambria Math" w:cs="Cambria Math"/>
              </w:rPr>
              <w:t>𝑖𝑡𝑒𝑚</w:t>
            </w:r>
          </w:p>
          <w:p w14:paraId="547A8670" w14:textId="721F50BA"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Pr>
                <w:rFonts w:ascii="Cambria Math" w:hAnsi="Cambria Math" w:cs="Cambria Math"/>
              </w:rPr>
              <w:t>𝑝𝑟𝑜</w:t>
            </w:r>
            <w:r>
              <w:t>(</w:t>
            </w:r>
            <w:r>
              <w:rPr>
                <w:rFonts w:ascii="Cambria Math" w:hAnsi="Cambria Math" w:cs="Cambria Math"/>
              </w:rPr>
              <w:t>𝑝𝑜𝑙𝑦</w:t>
            </w:r>
            <w:r>
              <w:t>(</w:t>
            </w:r>
            <w:r>
              <w:rPr>
                <w:rFonts w:ascii="Cambria Math" w:hAnsi="Cambria Math" w:cs="Cambria Math"/>
              </w:rPr>
              <w:t>𝑖𝑡𝑒𝑚</w:t>
            </w:r>
            <w:r>
              <w:t>))</w:t>
            </w:r>
          </w:p>
          <w:p w14:paraId="3668D3C0" w14:textId="13840573" w:rsidR="00712598" w:rsidRPr="00712598" w:rsidRDefault="00712598" w:rsidP="00712598">
            <w:pPr>
              <w:pStyle w:val="ListParagraph"/>
              <w:numPr>
                <w:ilvl w:val="1"/>
                <w:numId w:val="50"/>
              </w:numPr>
              <w:spacing w:before="60" w:after="60" w:line="240" w:lineRule="auto"/>
              <w:ind w:left="1164" w:hanging="283"/>
              <w:rPr>
                <w:lang w:val="en-US"/>
              </w:rPr>
            </w:pPr>
            <w:r>
              <w:rPr>
                <w:rFonts w:ascii="Cambria Math" w:hAnsi="Cambria Math" w:cs="Cambria Math"/>
              </w:rPr>
              <w:t>𝑆𝐵</w:t>
            </w:r>
            <w:r>
              <w:t xml:space="preserve"> = </w:t>
            </w:r>
            <w:r>
              <w:rPr>
                <w:rFonts w:ascii="Cambria Math" w:hAnsi="Cambria Math" w:cs="Cambria Math"/>
              </w:rPr>
              <w:t>𝑆𝐵</w:t>
            </w:r>
            <w:r>
              <w:t xml:space="preserve"> – 1</w:t>
            </w:r>
          </w:p>
          <w:p w14:paraId="603F5CE9" w14:textId="7736BC18"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Pr>
                <w:rFonts w:ascii="Cambria Math" w:hAnsi="Cambria Math" w:cs="Cambria Math"/>
              </w:rPr>
              <w:t>𝑆𝐵</w:t>
            </w:r>
            <w:r>
              <w:t xml:space="preserve"> =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E9FBF37" w:rsidR="00F33B8C" w:rsidRDefault="00F33B8C" w:rsidP="00F33B8C">
            <w:pPr>
              <w:spacing w:before="60" w:after="60" w:line="240" w:lineRule="auto"/>
              <w:jc w:val="left"/>
              <w:rPr>
                <w:lang w:val="en-US"/>
              </w:rPr>
            </w:pPr>
            <w:r>
              <w:t>Create an empty set of inventory items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023F21F9"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SB</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75088ED0" w:rsidR="00F33B8C" w:rsidRDefault="00F33B8C" w:rsidP="00F33B8C">
            <w:pPr>
              <w:spacing w:before="60" w:after="60" w:line="240" w:lineRule="auto"/>
              <w:jc w:val="left"/>
              <w:rPr>
                <w:lang w:val="en-US"/>
              </w:rPr>
            </w:pPr>
            <w:r>
              <w:t>Loop over all items 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lastRenderedPageBreak/>
              <w:t>3.a.i</w:t>
            </w:r>
          </w:p>
        </w:tc>
        <w:tc>
          <w:tcPr>
            <w:tcW w:w="8232" w:type="dxa"/>
          </w:tcPr>
          <w:p w14:paraId="65580C19" w14:textId="246942FA" w:rsidR="00F33B8C" w:rsidRDefault="00F33B8C" w:rsidP="00F33B8C">
            <w:pPr>
              <w:spacing w:before="60" w:after="60" w:line="240" w:lineRule="auto"/>
              <w:jc w:val="left"/>
              <w:rPr>
                <w:lang w:val="en-US"/>
              </w:rPr>
            </w:pPr>
            <w:r>
              <w:t xml:space="preserve">If </w:t>
            </w:r>
            <w:r w:rsidRPr="002D4E29">
              <w:rPr>
                <w:i/>
                <w:iCs/>
              </w:rPr>
              <w:t>SB</w:t>
            </w:r>
            <w:r>
              <w:t xml:space="preserve"> is an element of the scale bands of the item and the projected coverage polygon of the item 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1CDA4855" w:rsidR="00F33B8C" w:rsidRDefault="002D4E29" w:rsidP="00F33B8C">
            <w:pPr>
              <w:spacing w:before="60" w:after="60" w:line="240" w:lineRule="auto"/>
              <w:jc w:val="left"/>
              <w:rPr>
                <w:lang w:val="en-US"/>
              </w:rPr>
            </w:pPr>
            <w:r>
              <w:t xml:space="preserve">Add the item 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198E35A5" w:rsidR="00F33B8C" w:rsidRDefault="002D4E29" w:rsidP="00F33B8C">
            <w:pPr>
              <w:spacing w:before="60" w:after="60" w:line="240" w:lineRule="auto"/>
              <w:jc w:val="left"/>
              <w:rPr>
                <w:lang w:val="en-US"/>
              </w:rPr>
            </w:pPr>
            <w:r>
              <w:t xml:space="preserve">Remove the coverage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2A21B2E2" w:rsidR="00F33B8C" w:rsidRDefault="002D4E29" w:rsidP="00F33B8C">
            <w:pPr>
              <w:spacing w:before="60" w:after="60" w:line="240" w:lineRule="auto"/>
              <w:jc w:val="left"/>
              <w:rPr>
                <w:lang w:val="en-US"/>
              </w:rPr>
            </w:pPr>
            <w:r>
              <w:t xml:space="preserve">Decrement </w:t>
            </w:r>
            <w:r w:rsidRPr="002D4E29">
              <w:rPr>
                <w:i/>
                <w:iCs/>
              </w:rPr>
              <w:t>SB</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08F5CC4C" w:rsidR="00F33B8C" w:rsidRDefault="002D4E29" w:rsidP="00F33B8C">
            <w:pPr>
              <w:spacing w:before="60" w:after="60" w:line="240" w:lineRule="auto"/>
              <w:jc w:val="left"/>
              <w:rPr>
                <w:lang w:val="en-US"/>
              </w:rPr>
            </w:pPr>
            <w:r>
              <w:t xml:space="preserve">If </w:t>
            </w:r>
            <w:r w:rsidRPr="002D4E29">
              <w:rPr>
                <w:i/>
                <w:iCs/>
              </w:rPr>
              <w:t>SB</w:t>
            </w:r>
            <w:r>
              <w:t xml:space="preserve"> equals to zero (No 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3"/>
      <w:headerReference w:type="default" r:id="rId64"/>
      <w:footerReference w:type="even" r:id="rId65"/>
      <w:footerReference w:type="default" r:id="rId66"/>
      <w:pgSz w:w="11906" w:h="16838"/>
      <w:pgMar w:top="1440" w:right="1400" w:bottom="1440" w:left="1418" w:header="709" w:footer="709"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8" w:author="Teh Stand" w:date="2023-06-20T10:53:00Z" w:initials="TS">
    <w:p w14:paraId="0AF293D1" w14:textId="0E588B25"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
    <w:p w14:paraId="75DECA21" w14:textId="6CF9BCFA" w:rsidR="00C42849" w:rsidRDefault="00C42849">
      <w:pPr>
        <w:pStyle w:val="CommentText"/>
      </w:pPr>
      <w:r>
        <w:t xml:space="preserve">Definition taken from </w:t>
      </w:r>
      <w:hyperlink r:id="rId1" w:history="1">
        <w:r w:rsidRPr="001D7452">
          <w:rPr>
            <w:rStyle w:val="Hyperlink"/>
            <w:lang w:val="en-GB"/>
          </w:rPr>
          <w:t>https://www.lawinsider.com/dictionary/electronic-navigational-data-service-ends</w:t>
        </w:r>
      </w:hyperlink>
    </w:p>
  </w:comment>
  <w:comment w:id="238" w:author="Teh Stand" w:date="2023-06-20T10:42:00Z" w:initials="TS">
    <w:p w14:paraId="131BB01C" w14:textId="2E636863"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
  </w:comment>
  <w:comment w:id="241" w:author="Teh Stand" w:date="2023-06-20T11:20:00Z" w:initials="TS">
    <w:p w14:paraId="302791D3" w14:textId="2CF12A45"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roofErr w:type="gramStart"/>
      <w:r>
        <w:t xml:space="preserve">.  </w:t>
      </w:r>
      <w:proofErr w:type="gramEnd"/>
      <w:r>
        <w:t>Consider that this should not be “IHO” as the PT is a PT under the S-100WG.</w:t>
      </w:r>
    </w:p>
  </w:comment>
  <w:comment w:id="291" w:author="Teh Stand" w:date="2023-06-20T11:23:00Z" w:initials="TS">
    <w:p w14:paraId="593FC5E7" w14:textId="2BF350DD"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
  </w:comment>
  <w:comment w:id="363" w:author="Teh Stand" w:date="2023-08-09T14:30:00Z" w:initials="TS">
    <w:p w14:paraId="7C62E969" w14:textId="1C46B211" w:rsidR="00C42849" w:rsidRDefault="00C42849">
      <w:pPr>
        <w:pStyle w:val="CommentText"/>
      </w:pPr>
      <w:r>
        <w:rPr>
          <w:rStyle w:val="CommentReference"/>
        </w:rPr>
        <w:annotationRef/>
      </w:r>
      <w:r w:rsidRPr="008C67DD">
        <w:rPr>
          <w:rFonts w:ascii="Times New Roman" w:eastAsia="Times New Roman" w:hAnsi="Times New Roman"/>
          <w:sz w:val="24"/>
          <w:szCs w:val="24"/>
          <w:lang w:val="en-US" w:eastAsia="en-US"/>
        </w:rPr>
        <w:t xml:space="preserve">Refer to </w:t>
      </w:r>
      <w:r w:rsidRPr="008C67DD">
        <w:rPr>
          <w:rFonts w:ascii="Times New Roman" w:eastAsia="Times New Roman" w:hAnsi="Times New Roman"/>
          <w:color w:val="0000FF"/>
          <w:sz w:val="24"/>
          <w:szCs w:val="24"/>
          <w:u w:val="single"/>
          <w:lang w:val="en-US" w:eastAsia="en-US"/>
        </w:rPr>
        <w:t>S-101 Documentation and FC issue #</w:t>
      </w:r>
      <w:r>
        <w:rPr>
          <w:rFonts w:ascii="Times New Roman" w:eastAsia="Times New Roman" w:hAnsi="Times New Roman"/>
          <w:color w:val="0000FF"/>
          <w:sz w:val="24"/>
          <w:szCs w:val="24"/>
          <w:u w:val="single"/>
          <w:lang w:val="en-US" w:eastAsia="en-US"/>
        </w:rPr>
        <w:t>70</w:t>
      </w:r>
      <w:r w:rsidRPr="008C67DD">
        <w:rPr>
          <w:rFonts w:ascii="Times New Roman" w:eastAsia="Times New Roman" w:hAnsi="Times New Roman"/>
          <w:sz w:val="24"/>
          <w:szCs w:val="24"/>
          <w:lang w:val="en-US" w:eastAsia="en-US"/>
        </w:rPr>
        <w:t xml:space="preserve"> opened </w:t>
      </w:r>
      <w:r>
        <w:rPr>
          <w:rFonts w:ascii="Times New Roman" w:eastAsia="Times New Roman" w:hAnsi="Times New Roman"/>
          <w:sz w:val="24"/>
          <w:szCs w:val="24"/>
          <w:lang w:val="en-US" w:eastAsia="en-US"/>
        </w:rPr>
        <w:t>03/07/23</w:t>
      </w:r>
      <w:r w:rsidRPr="008C67DD">
        <w:rPr>
          <w:rFonts w:ascii="Times New Roman" w:eastAsia="Times New Roman" w:hAnsi="Times New Roman"/>
          <w:sz w:val="24"/>
          <w:szCs w:val="24"/>
          <w:lang w:val="en-US" w:eastAsia="en-US"/>
        </w:rPr>
        <w:t>.</w:t>
      </w:r>
    </w:p>
  </w:comment>
  <w:comment w:id="371" w:author="Teh Stand" w:date="2023-06-20T11:24:00Z" w:initials="TS">
    <w:p w14:paraId="34116FD5" w14:textId="406E8D00"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roofErr w:type="gramStart"/>
      <w:r>
        <w:t xml:space="preserve">.  </w:t>
      </w:r>
      <w:proofErr w:type="gramEnd"/>
      <w:r>
        <w:t>Will need to be reviewed at S-101PT11 and amended as required.</w:t>
      </w:r>
    </w:p>
  </w:comment>
  <w:comment w:id="372" w:author="Teh Stand" w:date="2023-06-20T11:26:00Z" w:initials="TS">
    <w:p w14:paraId="6C241DED" w14:textId="2B12907A"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roofErr w:type="gramStart"/>
      <w:r>
        <w:t xml:space="preserve">.  </w:t>
      </w:r>
      <w:proofErr w:type="gramEnd"/>
      <w:r>
        <w:t>Should the order of the display scales be reversed in the Figures (Max first then Min) as in Figures 4-5 and 4-6 (consistency)?</w:t>
      </w:r>
    </w:p>
  </w:comment>
  <w:comment w:id="385" w:author="Teh Stand" w:date="2023-06-20T11:32:00Z" w:initials="TS">
    <w:p w14:paraId="27D8C661" w14:textId="0EBAC49C"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
  </w:comment>
  <w:comment w:id="390" w:author="Teh Stand" w:date="2023-06-20T11:32:00Z" w:initials="TS">
    <w:p w14:paraId="62E53B30" w14:textId="5485B0B4" w:rsidR="00C42849" w:rsidRDefault="00C42849">
      <w:pPr>
        <w:pStyle w:val="CommentText"/>
      </w:pPr>
      <w:r>
        <w:rPr>
          <w:rStyle w:val="CommentReference"/>
        </w:rPr>
        <w:annotationRef/>
      </w:r>
      <w:r>
        <w:t xml:space="preserve">Email from Peter </w:t>
      </w:r>
      <w:proofErr w:type="spellStart"/>
      <w:r>
        <w:t>Duguid</w:t>
      </w:r>
      <w:proofErr w:type="spellEnd"/>
      <w:r>
        <w:t xml:space="preserve"> 12/06/23.</w:t>
      </w:r>
    </w:p>
  </w:comment>
  <w:comment w:id="399" w:author="Teh Stand" w:date="2023-08-10T11:36:00Z" w:initials="TS">
    <w:p w14:paraId="5A0C16EC" w14:textId="6DF95A53" w:rsidR="00C42849" w:rsidRDefault="00C42849">
      <w:pPr>
        <w:pStyle w:val="CommentText"/>
      </w:pPr>
      <w:r>
        <w:rPr>
          <w:rStyle w:val="CommentReference"/>
        </w:rPr>
        <w:annotationRef/>
      </w:r>
      <w:r>
        <w:t>Refer to Paper S-101PT9-08.6 and Action S-101PT9-22.</w:t>
      </w:r>
    </w:p>
  </w:comment>
  <w:comment w:id="472" w:author="Teh Stand" w:date="2023-08-14T12:27:00Z" w:initials="TS">
    <w:p w14:paraId="150CD0A2" w14:textId="70FA2782" w:rsidR="00C42849" w:rsidRDefault="00C42849">
      <w:pPr>
        <w:pStyle w:val="CommentText"/>
      </w:pPr>
      <w:r>
        <w:rPr>
          <w:rStyle w:val="CommentReference"/>
        </w:rPr>
        <w:annotationRef/>
      </w:r>
      <w:r>
        <w:t>All optional requirements for S-101 as included in the Data Quality template as included in this draft to be confirmed by the S-101PT.</w:t>
      </w:r>
    </w:p>
  </w:comment>
  <w:comment w:id="1532" w:author="Teh Stand" w:date="2023-07-13T11:47:00Z" w:initials="TS">
    <w:p w14:paraId="51B14BF1" w14:textId="6962C124" w:rsidR="00C42849" w:rsidRDefault="00C42849">
      <w:pPr>
        <w:pStyle w:val="CommentText"/>
      </w:pPr>
      <w:r>
        <w:rPr>
          <w:rStyle w:val="CommentReference"/>
        </w:rPr>
        <w:annotationRef/>
      </w:r>
      <w:r>
        <w:t>Refer to Email trail (Alvaro) 13/07/23.</w:t>
      </w:r>
    </w:p>
  </w:comment>
  <w:comment w:id="1632" w:author="Teh Stand" w:date="2023-07-24T13:50:00Z" w:initials="TS">
    <w:p w14:paraId="4F6FD7C9" w14:textId="123B36EB" w:rsidR="00C42849" w:rsidRDefault="00C42849">
      <w:pPr>
        <w:pStyle w:val="CommentText"/>
      </w:pPr>
      <w:r>
        <w:rPr>
          <w:rStyle w:val="CommentReference"/>
        </w:rPr>
        <w:annotationRef/>
      </w:r>
      <w:r>
        <w:t>Changes in S-100 Edition 5.1.0.</w:t>
      </w:r>
    </w:p>
  </w:comment>
  <w:comment w:id="1635" w:author="Teh Stand" w:date="2023-07-24T13:55:00Z" w:initials="TS">
    <w:p w14:paraId="49B110F8" w14:textId="30B08151" w:rsidR="00C42849" w:rsidRDefault="00C42849">
      <w:pPr>
        <w:pStyle w:val="CommentText"/>
      </w:pPr>
      <w:r>
        <w:rPr>
          <w:rStyle w:val="CommentReference"/>
        </w:rPr>
        <w:annotationRef/>
      </w:r>
      <w:r>
        <w:t>Different to S-100 Part 17 – retain as is?</w:t>
      </w:r>
    </w:p>
  </w:comment>
  <w:comment w:id="1636" w:author="Teh Stand" w:date="2023-07-24T13:54:00Z" w:initials="TS">
    <w:p w14:paraId="303063DE" w14:textId="0067DE39" w:rsidR="00C42849" w:rsidRDefault="00C42849">
      <w:pPr>
        <w:pStyle w:val="CommentText"/>
      </w:pPr>
      <w:r>
        <w:rPr>
          <w:rStyle w:val="CommentReference"/>
        </w:rPr>
        <w:annotationRef/>
      </w:r>
      <w:r>
        <w:t>Included in S-100 Part 17 – does this need to be included in S-101?</w:t>
      </w:r>
    </w:p>
  </w:comment>
  <w:comment w:id="1644" w:author="Teh Stand" w:date="2023-07-24T13:57:00Z" w:initials="TS">
    <w:p w14:paraId="58283B15" w14:textId="3AE325BC" w:rsidR="00C42849" w:rsidRDefault="00C42849">
      <w:pPr>
        <w:pStyle w:val="CommentText"/>
      </w:pPr>
      <w:r>
        <w:rPr>
          <w:rStyle w:val="CommentReference"/>
        </w:rPr>
        <w:annotationRef/>
      </w:r>
      <w:r w:rsidRPr="00393B21">
        <w:t>Changes in S-100 Edition 5.1.0.</w:t>
      </w:r>
    </w:p>
  </w:comment>
  <w:comment w:id="1647" w:author="Teh Stand" w:date="2023-07-24T13:58:00Z" w:initials="TS">
    <w:p w14:paraId="23CD33A8" w14:textId="655D9AE3" w:rsidR="00C42849" w:rsidRDefault="00C42849">
      <w:pPr>
        <w:pStyle w:val="CommentText"/>
      </w:pPr>
      <w:r>
        <w:rPr>
          <w:rStyle w:val="CommentReference"/>
        </w:rPr>
        <w:annotationRef/>
      </w:r>
      <w:r w:rsidRPr="00393B21">
        <w:t>Changes in S-100 Edition 5.1.0.</w:t>
      </w:r>
    </w:p>
  </w:comment>
  <w:comment w:id="1651" w:author="Teh Stand" w:date="2023-07-24T14:07:00Z" w:initials="TS">
    <w:p w14:paraId="4A043557" w14:textId="7F031C79" w:rsidR="00C42849" w:rsidRDefault="00C42849">
      <w:pPr>
        <w:pStyle w:val="CommentText"/>
      </w:pPr>
      <w:r>
        <w:rPr>
          <w:rStyle w:val="CommentReference"/>
        </w:rPr>
        <w:annotationRef/>
      </w:r>
      <w:r w:rsidRPr="00932ACB">
        <w:t>Changes in S-100 Edition 5.1.0.</w:t>
      </w:r>
      <w:r>
        <w:t xml:space="preserve"> See also Paper S-101PT10-07.12 and Action S-101PT10-27.</w:t>
      </w:r>
    </w:p>
  </w:comment>
  <w:comment w:id="1689" w:author="Teh Stand" w:date="2023-04-27T15:27:00Z" w:initials="TS">
    <w:p w14:paraId="6285121B" w14:textId="2EBE4CC3" w:rsidR="00C42849" w:rsidRDefault="00C42849">
      <w:pPr>
        <w:pStyle w:val="CommentText"/>
      </w:pPr>
      <w:r>
        <w:rPr>
          <w:rStyle w:val="CommentReference"/>
        </w:rPr>
        <w:annotationRef/>
      </w:r>
      <w:r>
        <w:t xml:space="preserve">Needs to be amended as a result of changes in S-100 Edition 5.1.0. See email from Pete </w:t>
      </w:r>
      <w:proofErr w:type="spellStart"/>
      <w:r>
        <w:t>Duguid</w:t>
      </w:r>
      <w:proofErr w:type="spellEnd"/>
      <w:r>
        <w:t xml:space="preserve"> 03/04/23 and </w:t>
      </w:r>
      <w:hyperlink r:id="rId2" w:history="1">
        <w:r w:rsidRPr="00A4519A">
          <w:rPr>
            <w:rStyle w:val="Hyperlink"/>
            <w:lang w:val="en-US"/>
          </w:rPr>
          <w:t xml:space="preserve">S-101 Documentation and FC </w:t>
        </w:r>
        <w:proofErr w:type="spellStart"/>
        <w:r w:rsidRPr="00A4519A">
          <w:rPr>
            <w:rStyle w:val="Hyperlink"/>
            <w:lang w:val="en-US"/>
          </w:rPr>
          <w:t>GitHub</w:t>
        </w:r>
        <w:proofErr w:type="spellEnd"/>
        <w:r w:rsidRPr="00A4519A">
          <w:rPr>
            <w:rStyle w:val="Hyperlink"/>
            <w:lang w:val="en-US"/>
          </w:rPr>
          <w:t xml:space="preserve"> issue #59</w:t>
        </w:r>
      </w:hyperlink>
      <w:r>
        <w:t xml:space="preserve"> opened 25/01/23.</w:t>
      </w:r>
    </w:p>
  </w:comment>
  <w:comment w:id="1694" w:author="Teh Stand" w:date="2023-07-24T14:41:00Z" w:initials="TS">
    <w:p w14:paraId="4BAD797F" w14:textId="0D77085A" w:rsidR="00C42849" w:rsidRDefault="00C42849">
      <w:pPr>
        <w:pStyle w:val="CommentText"/>
      </w:pPr>
      <w:r>
        <w:rPr>
          <w:rStyle w:val="CommentReference"/>
        </w:rPr>
        <w:annotationRef/>
      </w:r>
      <w:r w:rsidRPr="004D0544">
        <w:t>Changes in S-100 Edition 5.1.0.</w:t>
      </w:r>
    </w:p>
  </w:comment>
  <w:comment w:id="1698" w:author="Teh Stand" w:date="2023-07-24T14:45:00Z" w:initials="TS">
    <w:p w14:paraId="1526DA07" w14:textId="28155B79" w:rsidR="00C42849" w:rsidRDefault="00C42849">
      <w:pPr>
        <w:pStyle w:val="CommentText"/>
      </w:pPr>
      <w:r>
        <w:rPr>
          <w:rStyle w:val="CommentReference"/>
        </w:rPr>
        <w:annotationRef/>
      </w:r>
      <w:r w:rsidRPr="004D0544">
        <w:t>Changes in S-100 Edition 5.1.0.</w:t>
      </w:r>
    </w:p>
  </w:comment>
  <w:comment w:id="1704" w:author="Teh Stand" w:date="2023-07-24T14:45:00Z" w:initials="TS">
    <w:p w14:paraId="162B5A8D" w14:textId="6F0D5F3B" w:rsidR="00C42849" w:rsidRDefault="00C42849">
      <w:pPr>
        <w:pStyle w:val="CommentText"/>
      </w:pPr>
      <w:r>
        <w:rPr>
          <w:rStyle w:val="CommentReference"/>
        </w:rPr>
        <w:annotationRef/>
      </w:r>
      <w:r w:rsidRPr="004D0544">
        <w:t>Changes in S-100 Edition 5.1.0.</w:t>
      </w:r>
    </w:p>
  </w:comment>
  <w:comment w:id="1709" w:author="Teh Stand" w:date="2023-07-24T14:46:00Z" w:initials="TS">
    <w:p w14:paraId="5B967D2E" w14:textId="65354836" w:rsidR="00C42849" w:rsidRDefault="00C42849">
      <w:pPr>
        <w:pStyle w:val="CommentText"/>
      </w:pPr>
      <w:r>
        <w:rPr>
          <w:rStyle w:val="CommentReference"/>
        </w:rPr>
        <w:annotationRef/>
      </w:r>
      <w:r w:rsidRPr="004B3B4E">
        <w:t>Changes in S-100 Edition 5.1.0.</w:t>
      </w:r>
    </w:p>
  </w:comment>
  <w:comment w:id="1711" w:author="Teh Stand" w:date="2023-07-24T14:46:00Z" w:initials="TS">
    <w:p w14:paraId="48202033" w14:textId="2272E16E" w:rsidR="00C42849" w:rsidRDefault="00C42849">
      <w:pPr>
        <w:pStyle w:val="CommentText"/>
      </w:pPr>
      <w:r>
        <w:rPr>
          <w:rStyle w:val="CommentReference"/>
        </w:rPr>
        <w:annotationRef/>
      </w:r>
      <w:r w:rsidRPr="004B3B4E">
        <w:t>Changes in S-100 Edition 5.1.0.</w:t>
      </w:r>
    </w:p>
  </w:comment>
  <w:comment w:id="1714" w:author="Teh Stand" w:date="2023-03-16T09:25:00Z" w:initials="TS">
    <w:p w14:paraId="49F09CA6" w14:textId="539F1A1E" w:rsidR="00C42849" w:rsidRDefault="00C42849" w:rsidP="00741D53">
      <w:pPr>
        <w:pStyle w:val="CommentText"/>
      </w:pPr>
      <w:r>
        <w:rPr>
          <w:rStyle w:val="CommentReference"/>
        </w:rPr>
        <w:annotationRef/>
      </w:r>
      <w:r w:rsidRPr="00741D53">
        <w:t>Changes in S-100 Edition 5.1.0.</w:t>
      </w:r>
    </w:p>
  </w:comment>
  <w:comment w:id="1719" w:author="Teh Stand" w:date="2023-07-24T14:54:00Z" w:initials="TS">
    <w:p w14:paraId="1560F222" w14:textId="72F1B01D" w:rsidR="00C42849" w:rsidRDefault="00C42849">
      <w:pPr>
        <w:pStyle w:val="CommentText"/>
      </w:pPr>
      <w:r>
        <w:rPr>
          <w:rStyle w:val="CommentReference"/>
        </w:rPr>
        <w:annotationRef/>
      </w:r>
      <w:r w:rsidRPr="00741D53">
        <w:t>Changes in S-100 Edition 5.1.0.</w:t>
      </w:r>
    </w:p>
  </w:comment>
  <w:comment w:id="1807" w:author="Teh Stand" w:date="2023-07-24T14:58:00Z" w:initials="TS">
    <w:p w14:paraId="08564584" w14:textId="627CDE5D" w:rsidR="00C42849" w:rsidRDefault="00C42849">
      <w:pPr>
        <w:pStyle w:val="CommentText"/>
      </w:pPr>
      <w:r>
        <w:rPr>
          <w:rStyle w:val="CommentReference"/>
        </w:rPr>
        <w:annotationRef/>
      </w:r>
      <w:r w:rsidRPr="00753890">
        <w:t>Changes in S-100 Edition 5.1.0.</w:t>
      </w:r>
    </w:p>
  </w:comment>
  <w:comment w:id="1927" w:author="Teh Stand" w:date="2023-07-24T15:05:00Z" w:initials="TS">
    <w:p w14:paraId="34823388" w14:textId="4C51716C" w:rsidR="00C42849" w:rsidRDefault="00C42849">
      <w:pPr>
        <w:pStyle w:val="CommentText"/>
      </w:pPr>
      <w:r>
        <w:rPr>
          <w:rStyle w:val="CommentReference"/>
        </w:rPr>
        <w:annotationRef/>
      </w:r>
      <w:r w:rsidRPr="00E21EBB">
        <w:t>Changes in S-100 Edition 5.1.0.</w:t>
      </w:r>
    </w:p>
  </w:comment>
  <w:comment w:id="1929" w:author="Teh Stand" w:date="2023-07-24T15:06:00Z" w:initials="TS">
    <w:p w14:paraId="287F744A" w14:textId="68484C09" w:rsidR="00C42849" w:rsidRDefault="00C42849">
      <w:pPr>
        <w:pStyle w:val="CommentText"/>
      </w:pPr>
      <w:r>
        <w:rPr>
          <w:rStyle w:val="CommentReference"/>
        </w:rPr>
        <w:annotationRef/>
      </w:r>
      <w:r w:rsidRPr="00E21EBB">
        <w:t>Changes in S-100 Edition 5.1.0.</w:t>
      </w:r>
    </w:p>
  </w:comment>
  <w:comment w:id="1968" w:author="Teh Stand" w:date="2023-08-10T11:54:00Z" w:initials="TS">
    <w:p w14:paraId="50A82C80" w14:textId="7C766A91" w:rsidR="00C42849" w:rsidRDefault="00C42849">
      <w:pPr>
        <w:pStyle w:val="CommentText"/>
      </w:pPr>
      <w:r>
        <w:rPr>
          <w:rStyle w:val="CommentReference"/>
        </w:rPr>
        <w:annotationRef/>
      </w:r>
      <w:r>
        <w:t>Refer to Paper S-101PT9-08.6 and Action S-101PT9-22.</w:t>
      </w:r>
    </w:p>
  </w:comment>
  <w:comment w:id="1988" w:author="Teh Stand" w:date="2023-08-10T11:57:00Z" w:initials="TS">
    <w:p w14:paraId="19BAA9CB" w14:textId="7AEF41E4" w:rsidR="00C42849" w:rsidRDefault="00C42849">
      <w:pPr>
        <w:pStyle w:val="CommentText"/>
      </w:pPr>
      <w:r>
        <w:rPr>
          <w:rStyle w:val="CommentReference"/>
        </w:rPr>
        <w:annotationRef/>
      </w:r>
      <w:r>
        <w:t>Refer to Paper S-101PT9-08.6 and Action S-101PT9-22.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DECA21" w15:done="0"/>
  <w15:commentEx w15:paraId="131BB01C" w15:done="0"/>
  <w15:commentEx w15:paraId="302791D3" w15:done="0"/>
  <w15:commentEx w15:paraId="593FC5E7" w15:done="0"/>
  <w15:commentEx w15:paraId="7C62E969" w15:done="0"/>
  <w15:commentEx w15:paraId="34116FD5" w15:done="0"/>
  <w15:commentEx w15:paraId="6C241DED" w15:done="0"/>
  <w15:commentEx w15:paraId="27D8C661" w15:done="0"/>
  <w15:commentEx w15:paraId="62E53B30" w15:done="0"/>
  <w15:commentEx w15:paraId="5A0C16EC" w15:done="0"/>
  <w15:commentEx w15:paraId="150CD0A2" w15:done="0"/>
  <w15:commentEx w15:paraId="51B14BF1" w15:done="0"/>
  <w15:commentEx w15:paraId="4F6FD7C9" w15:done="0"/>
  <w15:commentEx w15:paraId="49B110F8" w15:done="0"/>
  <w15:commentEx w15:paraId="303063DE" w15:done="0"/>
  <w15:commentEx w15:paraId="58283B15" w15:done="0"/>
  <w15:commentEx w15:paraId="23CD33A8" w15:done="0"/>
  <w15:commentEx w15:paraId="4A043557" w15:done="0"/>
  <w15:commentEx w15:paraId="6285121B" w15:done="0"/>
  <w15:commentEx w15:paraId="4BAD797F" w15:done="0"/>
  <w15:commentEx w15:paraId="1526DA07" w15:done="0"/>
  <w15:commentEx w15:paraId="162B5A8D" w15:done="0"/>
  <w15:commentEx w15:paraId="5B967D2E" w15:done="0"/>
  <w15:commentEx w15:paraId="48202033" w15:done="0"/>
  <w15:commentEx w15:paraId="49F09CA6" w15:done="0"/>
  <w15:commentEx w15:paraId="1560F222" w15:done="0"/>
  <w15:commentEx w15:paraId="08564584" w15:done="0"/>
  <w15:commentEx w15:paraId="34823388" w15:done="0"/>
  <w15:commentEx w15:paraId="287F744A" w15:done="0"/>
  <w15:commentEx w15:paraId="50A82C80" w15:done="0"/>
  <w15:commentEx w15:paraId="19BAA9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2D01" w16cex:dateUtc="2022-10-12T19:21:00Z"/>
  <w16cex:commentExtensible w16cex:durableId="26F235E1" w16cex:dateUtc="2022-10-12T19:59:00Z"/>
  <w16cex:commentExtensible w16cex:durableId="26F462DD" w16cex:dateUtc="2022-10-14T11:36:00Z"/>
  <w16cex:commentExtensible w16cex:durableId="27031973" w16cex:dateUtc="2022-10-25T15:26:00Z"/>
  <w16cex:commentExtensible w16cex:durableId="27032632" w16cex:dateUtc="2022-10-25T16:21:00Z"/>
  <w16cex:commentExtensible w16cex:durableId="2676745C" w16cex:dateUtc="2022-07-11T00:05:00Z"/>
  <w16cex:commentExtensible w16cex:durableId="270343D1" w16cex:dateUtc="2022-10-25T18:27:00Z"/>
  <w16cex:commentExtensible w16cex:durableId="27034B62" w16cex:dateUtc="2022-10-25T19:00:00Z"/>
  <w16cex:commentExtensible w16cex:durableId="27034D0C" w16cex:dateUtc="2022-10-25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811191" w16cid:durableId="26765ACA"/>
  <w16cid:commentId w16cid:paraId="158ABF47" w16cid:durableId="26765ACE"/>
  <w16cid:commentId w16cid:paraId="34FD1F9E" w16cid:durableId="26F22D01"/>
  <w16cid:commentId w16cid:paraId="33076AAB" w16cid:durableId="26F235E1"/>
  <w16cid:commentId w16cid:paraId="0771FABE" w16cid:durableId="26F462DD"/>
  <w16cid:commentId w16cid:paraId="1E788997" w16cid:durableId="27031973"/>
  <w16cid:commentId w16cid:paraId="1A2DE1EB" w16cid:durableId="27032632"/>
  <w16cid:commentId w16cid:paraId="6AE27BDD" w16cid:durableId="2676745C"/>
  <w16cid:commentId w16cid:paraId="0F4BDF2D" w16cid:durableId="270343D1"/>
  <w16cid:commentId w16cid:paraId="721823AC" w16cid:durableId="27034B62"/>
  <w16cid:commentId w16cid:paraId="1249AB70" w16cid:durableId="27034D0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8E6E2" w14:textId="77777777" w:rsidR="0089238F" w:rsidRDefault="0089238F">
      <w:pPr>
        <w:spacing w:after="0" w:line="240" w:lineRule="auto"/>
      </w:pPr>
      <w:r>
        <w:separator/>
      </w:r>
    </w:p>
  </w:endnote>
  <w:endnote w:type="continuationSeparator" w:id="0">
    <w:p w14:paraId="41F530D9" w14:textId="77777777" w:rsidR="0089238F" w:rsidRDefault="00892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Times New Roman"/>
    <w:charset w:val="00"/>
    <w:family w:val="auto"/>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CCD6A" w14:textId="3CA2A8F4" w:rsidR="00C42849" w:rsidRPr="007F6DC7" w:rsidRDefault="00C42849"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proofErr w:type="spellStart"/>
    <w:r>
      <w:rPr>
        <w:rFonts w:cs="Arial"/>
        <w:color w:val="FF0000"/>
        <w:sz w:val="16"/>
      </w:rPr>
      <w:t>Xxxx</w:t>
    </w:r>
    <w:proofErr w:type="spellEnd"/>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F9251" w14:textId="216549A4" w:rsidR="00C42849" w:rsidRPr="00244A4A" w:rsidRDefault="00C42849" w:rsidP="00244A4A">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2023</w:t>
    </w:r>
    <w:r>
      <w:rPr>
        <w:rFonts w:cs="Arial"/>
        <w:sz w:val="16"/>
      </w:rPr>
      <w:tab/>
      <w:t>Edition 1.2.0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95AE" w14:textId="2F41A43A" w:rsidR="00C42849" w:rsidRPr="007F6DC7" w:rsidRDefault="00C42849" w:rsidP="002C78AB">
    <w:pPr>
      <w:pStyle w:val="Footer"/>
      <w:tabs>
        <w:tab w:val="center" w:pos="4536"/>
        <w:tab w:val="right" w:pos="9072"/>
      </w:tabs>
    </w:pPr>
    <w:r w:rsidRPr="007F6DC7">
      <w:rPr>
        <w:rFonts w:cs="Arial"/>
        <w:sz w:val="16"/>
      </w:rPr>
      <w:t>S-101</w:t>
    </w:r>
    <w:r w:rsidRPr="007F6DC7">
      <w:rPr>
        <w:rFonts w:cs="Arial"/>
        <w:sz w:val="16"/>
      </w:rPr>
      <w:tab/>
    </w:r>
    <w:proofErr w:type="spellStart"/>
    <w:r>
      <w:rPr>
        <w:rFonts w:cs="Arial"/>
        <w:color w:val="FF0000"/>
        <w:sz w:val="16"/>
      </w:rPr>
      <w:t>Xxxx</w:t>
    </w:r>
    <w:proofErr w:type="spellEnd"/>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8B6B" w14:textId="6201FC07" w:rsidR="00C42849" w:rsidRDefault="00C42849" w:rsidP="00985790">
    <w:pPr>
      <w:pStyle w:val="Footer"/>
      <w:tabs>
        <w:tab w:val="center" w:pos="6946"/>
        <w:tab w:val="right" w:pos="13892"/>
      </w:tabs>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2023</w:t>
    </w:r>
    <w:r>
      <w:rPr>
        <w:rFonts w:cs="Arial"/>
        <w:sz w:val="16"/>
      </w:rPr>
      <w:tab/>
      <w:t>Edition 1.2.0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F1E6" w14:textId="5CEE1733" w:rsidR="00C42849" w:rsidRDefault="00C42849" w:rsidP="00985790">
    <w:pPr>
      <w:pStyle w:val="Footer"/>
      <w:tabs>
        <w:tab w:val="center" w:pos="6946"/>
        <w:tab w:val="right" w:pos="13892"/>
      </w:tabs>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2023</w:t>
    </w:r>
    <w:r>
      <w:rPr>
        <w:rFonts w:cs="Arial"/>
        <w:sz w:val="16"/>
      </w:rPr>
      <w:tab/>
      <w:t>Edition 1.2.0</w:t>
    </w:r>
  </w:p>
  <w:p w14:paraId="6F88093C" w14:textId="77777777" w:rsidR="00C42849" w:rsidRDefault="00C42849">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C89A2" w14:textId="7DBD510B" w:rsidR="00C42849" w:rsidRPr="00422D84" w:rsidRDefault="00C42849"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proofErr w:type="spellStart"/>
    <w:r>
      <w:rPr>
        <w:rFonts w:cs="Arial"/>
        <w:color w:val="FF0000"/>
        <w:sz w:val="16"/>
      </w:rPr>
      <w:t>Xxxx</w:t>
    </w:r>
    <w:proofErr w:type="spellEnd"/>
    <w:r>
      <w:rPr>
        <w:rFonts w:cs="Arial"/>
        <w:sz w:val="16"/>
      </w:rPr>
      <w:t xml:space="preserve"> 2023</w:t>
    </w:r>
    <w:r>
      <w:rPr>
        <w:rFonts w:cs="Arial"/>
        <w:sz w:val="16"/>
      </w:rPr>
      <w:tab/>
      <w:t>Edition 1.2.0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AE871" w14:textId="5636AF5B" w:rsidR="00C42849" w:rsidRPr="00422D84" w:rsidRDefault="00C42849" w:rsidP="00422D84">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2023</w:t>
    </w:r>
    <w:r>
      <w:rPr>
        <w:rFonts w:cs="Arial"/>
        <w:sz w:val="16"/>
      </w:rPr>
      <w:tab/>
      <w:t>Edition 1.2.0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3198" w14:textId="432BA80D" w:rsidR="00C42849" w:rsidRPr="00A5577C" w:rsidRDefault="00C42849" w:rsidP="00A5577C">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2023</w:t>
    </w:r>
    <w:r>
      <w:rPr>
        <w:rFonts w:cs="Arial"/>
        <w:sz w:val="16"/>
      </w:rPr>
      <w:tab/>
      <w:t>Edition 1.2.0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A0086" w14:textId="63D37FBE" w:rsidR="00C42849" w:rsidRPr="00A5577C" w:rsidRDefault="00C42849" w:rsidP="00A5577C">
    <w:pPr>
      <w:pStyle w:val="Footer"/>
      <w:tabs>
        <w:tab w:val="center" w:pos="4536"/>
        <w:tab w:val="right" w:pos="9072"/>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sidRPr="00497910">
      <w:rPr>
        <w:rFonts w:cs="Arial"/>
        <w:sz w:val="16"/>
      </w:rPr>
      <w:t xml:space="preserve"> </w:t>
    </w:r>
    <w:r>
      <w:rPr>
        <w:rFonts w:cs="Arial"/>
        <w:sz w:val="16"/>
      </w:rPr>
      <w:t>2023</w:t>
    </w:r>
    <w:r>
      <w:rPr>
        <w:rFonts w:cs="Arial"/>
        <w:sz w:val="16"/>
      </w:rPr>
      <w:tab/>
      <w:t>Edition 1.2.0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62085" w14:textId="2AE11BCD" w:rsidR="00C42849" w:rsidRPr="00244A4A" w:rsidRDefault="00C42849" w:rsidP="00244A4A">
    <w:pPr>
      <w:pStyle w:val="Footer"/>
      <w:tabs>
        <w:tab w:val="center" w:pos="4395"/>
        <w:tab w:val="right" w:pos="8931"/>
      </w:tabs>
      <w:jc w:val="center"/>
      <w:rPr>
        <w:rFonts w:cs="Arial"/>
        <w:sz w:val="16"/>
      </w:rPr>
    </w:pPr>
    <w:r>
      <w:rPr>
        <w:rFonts w:cs="Arial"/>
        <w:sz w:val="16"/>
      </w:rPr>
      <w:t>S-101</w:t>
    </w:r>
    <w:r>
      <w:rPr>
        <w:rFonts w:cs="Arial"/>
        <w:sz w:val="16"/>
      </w:rPr>
      <w:tab/>
    </w:r>
    <w:proofErr w:type="spellStart"/>
    <w:r>
      <w:rPr>
        <w:rFonts w:cs="Arial"/>
        <w:color w:val="FF0000"/>
        <w:sz w:val="16"/>
      </w:rPr>
      <w:t>Xxxx</w:t>
    </w:r>
    <w:proofErr w:type="spellEnd"/>
    <w:r>
      <w:rPr>
        <w:rFonts w:cs="Arial"/>
        <w:sz w:val="16"/>
      </w:rPr>
      <w:t xml:space="preserve"> 2023</w:t>
    </w:r>
    <w:r>
      <w:rPr>
        <w:rFonts w:cs="Arial"/>
        <w:sz w:val="16"/>
      </w:rPr>
      <w:tab/>
      <w:t>Edition 1.2.0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44335" w14:textId="77777777" w:rsidR="0089238F" w:rsidRDefault="0089238F">
      <w:pPr>
        <w:spacing w:after="0" w:line="240" w:lineRule="auto"/>
      </w:pPr>
      <w:r>
        <w:separator/>
      </w:r>
    </w:p>
  </w:footnote>
  <w:footnote w:type="continuationSeparator" w:id="0">
    <w:p w14:paraId="460B43E0" w14:textId="77777777" w:rsidR="0089238F" w:rsidRDefault="008923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0D072" w14:textId="77777777" w:rsidR="00C42849" w:rsidRPr="00D922BD" w:rsidRDefault="00C42849"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iv</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E02D6" w14:textId="3A223596" w:rsidR="00C42849" w:rsidRPr="007B519C" w:rsidRDefault="00C42849"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82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F2E2C" w14:textId="2D3908B6" w:rsidR="00C42849" w:rsidRPr="00895567" w:rsidRDefault="00C42849"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EE21A9">
      <w:rPr>
        <w:rFonts w:eastAsia="Times New Roman" w:cs="Arial"/>
        <w:b w:val="0"/>
        <w:noProof/>
        <w:sz w:val="16"/>
        <w:szCs w:val="16"/>
        <w:lang w:val="en-US" w:eastAsia="en-US"/>
      </w:rPr>
      <w:t>81</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1F482" w14:textId="4A826C87" w:rsidR="00C42849" w:rsidRPr="00D922BD" w:rsidRDefault="00C42849"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iii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D3D39" w14:textId="44BC9F86" w:rsidR="00C42849" w:rsidRPr="00614FE6" w:rsidRDefault="00C42849"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024C9" w14:textId="77777777" w:rsidR="00C42849" w:rsidRPr="00D922BD" w:rsidRDefault="00C42849"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46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085FC" w14:textId="0B4BAE79" w:rsidR="00C42849" w:rsidRPr="00D922BD" w:rsidRDefault="00C42849"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45</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7467" w14:textId="54D8E6A6" w:rsidR="00C42849" w:rsidRPr="00497910" w:rsidRDefault="00C42849"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60</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41EC0" w14:textId="17252583" w:rsidR="00C42849" w:rsidRPr="00497910" w:rsidRDefault="00C42849"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EE21A9">
      <w:rPr>
        <w:rFonts w:eastAsia="Times New Roman" w:cs="Arial"/>
        <w:b w:val="0"/>
        <w:noProof/>
        <w:sz w:val="16"/>
        <w:szCs w:val="16"/>
        <w:lang w:val="en-US" w:eastAsia="en-US"/>
      </w:rPr>
      <w:t>59</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A8FE" w14:textId="6798FF9C" w:rsidR="00C42849" w:rsidRPr="00895567" w:rsidRDefault="00C42849"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EE21A9">
      <w:rPr>
        <w:rFonts w:eastAsia="Times New Roman" w:cs="Arial"/>
        <w:noProof/>
        <w:sz w:val="16"/>
        <w:szCs w:val="16"/>
        <w:lang w:val="en-US" w:eastAsia="en-US"/>
      </w:rPr>
      <w:t>70</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CE2B0" w14:textId="52E176D7" w:rsidR="00C42849" w:rsidRPr="00895567" w:rsidRDefault="00C42849"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EE21A9">
      <w:rPr>
        <w:rFonts w:eastAsia="Times New Roman" w:cs="Arial"/>
        <w:b w:val="0"/>
        <w:noProof/>
        <w:sz w:val="16"/>
        <w:szCs w:val="16"/>
        <w:lang w:val="en-US" w:eastAsia="en-US"/>
      </w:rPr>
      <w:t>71</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0">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3">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4">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7">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7"/>
  </w:num>
  <w:num w:numId="3">
    <w:abstractNumId w:val="23"/>
  </w:num>
  <w:num w:numId="4">
    <w:abstractNumId w:val="4"/>
  </w:num>
  <w:num w:numId="5">
    <w:abstractNumId w:val="3"/>
  </w:num>
  <w:num w:numId="6">
    <w:abstractNumId w:val="2"/>
  </w:num>
  <w:num w:numId="7">
    <w:abstractNumId w:val="1"/>
  </w:num>
  <w:num w:numId="8">
    <w:abstractNumId w:val="0"/>
  </w:num>
  <w:num w:numId="9">
    <w:abstractNumId w:val="25"/>
  </w:num>
  <w:num w:numId="10">
    <w:abstractNumId w:val="20"/>
  </w:num>
  <w:num w:numId="11">
    <w:abstractNumId w:val="12"/>
  </w:num>
  <w:num w:numId="12">
    <w:abstractNumId w:val="31"/>
  </w:num>
  <w:num w:numId="13">
    <w:abstractNumId w:val="8"/>
  </w:num>
  <w:num w:numId="14">
    <w:abstractNumId w:val="43"/>
  </w:num>
  <w:num w:numId="15">
    <w:abstractNumId w:val="39"/>
  </w:num>
  <w:num w:numId="16">
    <w:abstractNumId w:val="18"/>
  </w:num>
  <w:num w:numId="17">
    <w:abstractNumId w:val="28"/>
  </w:num>
  <w:num w:numId="18">
    <w:abstractNumId w:val="46"/>
  </w:num>
  <w:num w:numId="19">
    <w:abstractNumId w:val="49"/>
  </w:num>
  <w:num w:numId="20">
    <w:abstractNumId w:val="13"/>
  </w:num>
  <w:num w:numId="21">
    <w:abstractNumId w:val="47"/>
  </w:num>
  <w:num w:numId="22">
    <w:abstractNumId w:val="44"/>
  </w:num>
  <w:num w:numId="23">
    <w:abstractNumId w:val="27"/>
  </w:num>
  <w:num w:numId="24">
    <w:abstractNumId w:val="22"/>
  </w:num>
  <w:num w:numId="25">
    <w:abstractNumId w:val="34"/>
  </w:num>
  <w:num w:numId="26">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abstractNumId w:val="45"/>
  </w:num>
  <w:num w:numId="31">
    <w:abstractNumId w:val="11"/>
  </w:num>
  <w:num w:numId="32">
    <w:abstractNumId w:val="10"/>
  </w:num>
  <w:num w:numId="33">
    <w:abstractNumId w:val="35"/>
  </w:num>
  <w:num w:numId="34">
    <w:abstractNumId w:val="5"/>
  </w:num>
  <w:num w:numId="35">
    <w:abstractNumId w:val="32"/>
  </w:num>
  <w:num w:numId="36">
    <w:abstractNumId w:val="24"/>
  </w:num>
  <w:num w:numId="37">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abstractNumId w:val="38"/>
  </w:num>
  <w:num w:numId="39">
    <w:abstractNumId w:val="33"/>
  </w:num>
  <w:num w:numId="40">
    <w:abstractNumId w:val="42"/>
  </w:num>
  <w:num w:numId="41">
    <w:abstractNumId w:val="40"/>
  </w:num>
  <w:num w:numId="42">
    <w:abstractNumId w:val="37"/>
  </w:num>
  <w:num w:numId="43">
    <w:abstractNumId w:val="29"/>
  </w:num>
  <w:num w:numId="44">
    <w:abstractNumId w:val="48"/>
  </w:num>
  <w:num w:numId="45">
    <w:abstractNumId w:val="15"/>
  </w:num>
  <w:num w:numId="46">
    <w:abstractNumId w:val="30"/>
  </w:num>
  <w:num w:numId="47">
    <w:abstractNumId w:val="19"/>
  </w:num>
  <w:num w:numId="48">
    <w:abstractNumId w:val="17"/>
  </w:num>
  <w:num w:numId="49">
    <w:abstractNumId w:val="26"/>
  </w:num>
  <w:num w:numId="50">
    <w:abstractNumId w:val="36"/>
  </w:num>
  <w:num w:numId="51">
    <w:abstractNumId w:val="14"/>
  </w:num>
  <w:num w:numId="52">
    <w:abstractNumId w:val="9"/>
  </w:num>
  <w:num w:numId="53">
    <w:abstractNumId w:val="6"/>
  </w:num>
  <w:num w:numId="54">
    <w:abstractNumId w:val="41"/>
  </w:num>
  <w:num w:numId="55">
    <w:abstractNumId w:val="1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eh Stand">
    <w15:presenceInfo w15:providerId="None" w15:userId="Teh St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1149"/>
    <w:rsid w:val="00021383"/>
    <w:rsid w:val="00021A37"/>
    <w:rsid w:val="00022641"/>
    <w:rsid w:val="000231CB"/>
    <w:rsid w:val="00024033"/>
    <w:rsid w:val="000240C0"/>
    <w:rsid w:val="000241F3"/>
    <w:rsid w:val="00024544"/>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B75"/>
    <w:rsid w:val="00037650"/>
    <w:rsid w:val="000379ED"/>
    <w:rsid w:val="00040486"/>
    <w:rsid w:val="0004063A"/>
    <w:rsid w:val="00040E13"/>
    <w:rsid w:val="000412A7"/>
    <w:rsid w:val="000414AF"/>
    <w:rsid w:val="000419AB"/>
    <w:rsid w:val="00042462"/>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4CF2"/>
    <w:rsid w:val="000750E4"/>
    <w:rsid w:val="0007534D"/>
    <w:rsid w:val="0007586B"/>
    <w:rsid w:val="00075928"/>
    <w:rsid w:val="00075BD1"/>
    <w:rsid w:val="00076399"/>
    <w:rsid w:val="00076A6D"/>
    <w:rsid w:val="000771BD"/>
    <w:rsid w:val="000772C2"/>
    <w:rsid w:val="000773A9"/>
    <w:rsid w:val="000777D9"/>
    <w:rsid w:val="00077A8F"/>
    <w:rsid w:val="0008096E"/>
    <w:rsid w:val="00080EBB"/>
    <w:rsid w:val="00081DE0"/>
    <w:rsid w:val="00083C67"/>
    <w:rsid w:val="00084C3B"/>
    <w:rsid w:val="000854BF"/>
    <w:rsid w:val="00086CD9"/>
    <w:rsid w:val="00087A13"/>
    <w:rsid w:val="00090219"/>
    <w:rsid w:val="000907D9"/>
    <w:rsid w:val="00090884"/>
    <w:rsid w:val="00092544"/>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9E5"/>
    <w:rsid w:val="000B3F0A"/>
    <w:rsid w:val="000B3F82"/>
    <w:rsid w:val="000B40A1"/>
    <w:rsid w:val="000B5CE6"/>
    <w:rsid w:val="000B5E64"/>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2616"/>
    <w:rsid w:val="0014297C"/>
    <w:rsid w:val="00143BA6"/>
    <w:rsid w:val="00143BFC"/>
    <w:rsid w:val="00143F82"/>
    <w:rsid w:val="00144C2B"/>
    <w:rsid w:val="00145E4C"/>
    <w:rsid w:val="00145F5F"/>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276A"/>
    <w:rsid w:val="00292B85"/>
    <w:rsid w:val="00292FF6"/>
    <w:rsid w:val="00293494"/>
    <w:rsid w:val="002938C9"/>
    <w:rsid w:val="002944F7"/>
    <w:rsid w:val="002957CE"/>
    <w:rsid w:val="00296401"/>
    <w:rsid w:val="002964C5"/>
    <w:rsid w:val="00296DCE"/>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749F"/>
    <w:rsid w:val="002F74B1"/>
    <w:rsid w:val="003000DC"/>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37E7"/>
    <w:rsid w:val="00334111"/>
    <w:rsid w:val="0033412D"/>
    <w:rsid w:val="003341A0"/>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53C2"/>
    <w:rsid w:val="003B54BD"/>
    <w:rsid w:val="003B5AAF"/>
    <w:rsid w:val="003B6A3E"/>
    <w:rsid w:val="003B6E33"/>
    <w:rsid w:val="003B7530"/>
    <w:rsid w:val="003C0AD2"/>
    <w:rsid w:val="003C0F04"/>
    <w:rsid w:val="003C1182"/>
    <w:rsid w:val="003C11A2"/>
    <w:rsid w:val="003C13F6"/>
    <w:rsid w:val="003C148F"/>
    <w:rsid w:val="003C15DB"/>
    <w:rsid w:val="003C161E"/>
    <w:rsid w:val="003C2904"/>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2F70"/>
    <w:rsid w:val="003D2FE7"/>
    <w:rsid w:val="003D439F"/>
    <w:rsid w:val="003D493D"/>
    <w:rsid w:val="003D5B98"/>
    <w:rsid w:val="003D5E21"/>
    <w:rsid w:val="003D6ACB"/>
    <w:rsid w:val="003D7DFE"/>
    <w:rsid w:val="003E0954"/>
    <w:rsid w:val="003E16EF"/>
    <w:rsid w:val="003E1F76"/>
    <w:rsid w:val="003E2A65"/>
    <w:rsid w:val="003E3721"/>
    <w:rsid w:val="003E4117"/>
    <w:rsid w:val="003E42F3"/>
    <w:rsid w:val="003E474A"/>
    <w:rsid w:val="003E4959"/>
    <w:rsid w:val="003E6A70"/>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11E1"/>
    <w:rsid w:val="00491561"/>
    <w:rsid w:val="0049250B"/>
    <w:rsid w:val="00492EEB"/>
    <w:rsid w:val="00492FFC"/>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71F4"/>
    <w:rsid w:val="005601BD"/>
    <w:rsid w:val="005606AC"/>
    <w:rsid w:val="00561696"/>
    <w:rsid w:val="00561EFC"/>
    <w:rsid w:val="00562FEF"/>
    <w:rsid w:val="005630EA"/>
    <w:rsid w:val="00563567"/>
    <w:rsid w:val="00564BCB"/>
    <w:rsid w:val="00565108"/>
    <w:rsid w:val="005651FF"/>
    <w:rsid w:val="00565423"/>
    <w:rsid w:val="0056560E"/>
    <w:rsid w:val="00565A9C"/>
    <w:rsid w:val="00565E2E"/>
    <w:rsid w:val="00567193"/>
    <w:rsid w:val="00567A63"/>
    <w:rsid w:val="00570D40"/>
    <w:rsid w:val="005715D8"/>
    <w:rsid w:val="00572468"/>
    <w:rsid w:val="005729B5"/>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157C"/>
    <w:rsid w:val="005A1812"/>
    <w:rsid w:val="005A30FF"/>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C90"/>
    <w:rsid w:val="005E4F4E"/>
    <w:rsid w:val="005E5ABF"/>
    <w:rsid w:val="005E62F8"/>
    <w:rsid w:val="005E656F"/>
    <w:rsid w:val="005E6828"/>
    <w:rsid w:val="005E6D54"/>
    <w:rsid w:val="005E709A"/>
    <w:rsid w:val="005F0237"/>
    <w:rsid w:val="005F0731"/>
    <w:rsid w:val="005F0964"/>
    <w:rsid w:val="005F120E"/>
    <w:rsid w:val="005F185E"/>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E18"/>
    <w:rsid w:val="007B3E5A"/>
    <w:rsid w:val="007B4746"/>
    <w:rsid w:val="007B4939"/>
    <w:rsid w:val="007B4A6B"/>
    <w:rsid w:val="007B4FED"/>
    <w:rsid w:val="007B519C"/>
    <w:rsid w:val="007B5400"/>
    <w:rsid w:val="007B6FFA"/>
    <w:rsid w:val="007B7337"/>
    <w:rsid w:val="007B750E"/>
    <w:rsid w:val="007C0C80"/>
    <w:rsid w:val="007C0CF4"/>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A30"/>
    <w:rsid w:val="00920A87"/>
    <w:rsid w:val="00920D30"/>
    <w:rsid w:val="009215A2"/>
    <w:rsid w:val="009220A1"/>
    <w:rsid w:val="00922DE2"/>
    <w:rsid w:val="0092352C"/>
    <w:rsid w:val="00924C76"/>
    <w:rsid w:val="00925C13"/>
    <w:rsid w:val="00925EC0"/>
    <w:rsid w:val="00925F98"/>
    <w:rsid w:val="00926480"/>
    <w:rsid w:val="0092720F"/>
    <w:rsid w:val="00930B09"/>
    <w:rsid w:val="00930CBD"/>
    <w:rsid w:val="00931353"/>
    <w:rsid w:val="00931793"/>
    <w:rsid w:val="009319E7"/>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6695"/>
    <w:rsid w:val="00A968CA"/>
    <w:rsid w:val="00A974AE"/>
    <w:rsid w:val="00AA0B98"/>
    <w:rsid w:val="00AA10F5"/>
    <w:rsid w:val="00AA1861"/>
    <w:rsid w:val="00AA2C7F"/>
    <w:rsid w:val="00AA2E57"/>
    <w:rsid w:val="00AA38A3"/>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ABD"/>
    <w:rsid w:val="00AF2ADA"/>
    <w:rsid w:val="00AF2CC9"/>
    <w:rsid w:val="00AF2F31"/>
    <w:rsid w:val="00AF3003"/>
    <w:rsid w:val="00AF4C69"/>
    <w:rsid w:val="00AF5526"/>
    <w:rsid w:val="00AF5955"/>
    <w:rsid w:val="00AF7F44"/>
    <w:rsid w:val="00B00210"/>
    <w:rsid w:val="00B0032B"/>
    <w:rsid w:val="00B01A66"/>
    <w:rsid w:val="00B01F15"/>
    <w:rsid w:val="00B04390"/>
    <w:rsid w:val="00B056AE"/>
    <w:rsid w:val="00B07332"/>
    <w:rsid w:val="00B109EE"/>
    <w:rsid w:val="00B11578"/>
    <w:rsid w:val="00B11FD7"/>
    <w:rsid w:val="00B126F9"/>
    <w:rsid w:val="00B13D1E"/>
    <w:rsid w:val="00B14A1E"/>
    <w:rsid w:val="00B14E7D"/>
    <w:rsid w:val="00B160F9"/>
    <w:rsid w:val="00B16EDD"/>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15D"/>
    <w:rsid w:val="00B33531"/>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282"/>
    <w:rsid w:val="00BF4308"/>
    <w:rsid w:val="00BF44F5"/>
    <w:rsid w:val="00BF51D5"/>
    <w:rsid w:val="00BF5385"/>
    <w:rsid w:val="00BF57B8"/>
    <w:rsid w:val="00BF6FA3"/>
    <w:rsid w:val="00BF7571"/>
    <w:rsid w:val="00BF7B93"/>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76E4"/>
    <w:rsid w:val="00D912C4"/>
    <w:rsid w:val="00D91F52"/>
    <w:rsid w:val="00D922BD"/>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314A5"/>
    <w:rsid w:val="00E328BC"/>
    <w:rsid w:val="00E33502"/>
    <w:rsid w:val="00E33723"/>
    <w:rsid w:val="00E33781"/>
    <w:rsid w:val="00E33B2E"/>
    <w:rsid w:val="00E343E2"/>
    <w:rsid w:val="00E34467"/>
    <w:rsid w:val="00E34FB5"/>
    <w:rsid w:val="00E35764"/>
    <w:rsid w:val="00E3578E"/>
    <w:rsid w:val="00E357CF"/>
    <w:rsid w:val="00E35BEC"/>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B9A"/>
    <w:rsid w:val="00EA0A58"/>
    <w:rsid w:val="00EA0C98"/>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609"/>
    <w:rsid w:val="00F45BFE"/>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D8D"/>
    <w:rsid w:val="00FD1A64"/>
    <w:rsid w:val="00FD21D1"/>
    <w:rsid w:val="00FD27C0"/>
    <w:rsid w:val="00FD284C"/>
    <w:rsid w:val="00FD2B86"/>
    <w:rsid w:val="00FD2DE8"/>
    <w:rsid w:val="00FD32DF"/>
    <w:rsid w:val="00FD51F4"/>
    <w:rsid w:val="00FD63C4"/>
    <w:rsid w:val="00FD75E5"/>
    <w:rsid w:val="00FD7C74"/>
    <w:rsid w:val="00FE09DE"/>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FD3"/>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fillcolor="white">
      <v:fill color="white"/>
    </o:shapedefaults>
    <o:shapelayout v:ext="edit">
      <o:idmap v:ext="edit" data="1"/>
    </o:shapelayout>
  </w:shapeDefaults>
  <w:decimalSymbol w:val=","/>
  <w:listSeparator w:val=";"/>
  <w14:docId w14:val="0972D8DB"/>
  <w15:docId w15:val="{11516CD6-F81E-414D-8918-7AE6E098A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uiPriority="0"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annotation reference" w:uiPriority="0"/>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pPr>
      <w:widowControl w:val="0"/>
    </w:pPr>
    <w:rPr>
      <w:rFonts w:eastAsia="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
    <w:name w:val="Unresolved Mention"/>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iho-ohi/S-101-Documentation-and-FC/issues/59" TargetMode="External"/><Relationship Id="rId1" Type="http://schemas.openxmlformats.org/officeDocument/2006/relationships/hyperlink" Target="https://www.lawinsider.com/dictionary/electronic-navigational-data-service-end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hyperlink" Target="http://www.iho.int" TargetMode="External"/><Relationship Id="rId39" Type="http://schemas.openxmlformats.org/officeDocument/2006/relationships/image" Target="media/image19.jpe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hyperlink" Target="http://www.epsg-registry.org/" TargetMode="External"/><Relationship Id="rId47" Type="http://schemas.openxmlformats.org/officeDocument/2006/relationships/image" Target="media/image24.png"/><Relationship Id="rId50" Type="http://schemas.openxmlformats.org/officeDocument/2006/relationships/header" Target="header5.xml"/><Relationship Id="rId55" Type="http://schemas.openxmlformats.org/officeDocument/2006/relationships/header" Target="header7.xml"/><Relationship Id="rId63" Type="http://schemas.openxmlformats.org/officeDocument/2006/relationships/header" Target="header10.xml"/><Relationship Id="rId68"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2.png"/><Relationship Id="rId53" Type="http://schemas.openxmlformats.org/officeDocument/2006/relationships/hyperlink" Target="http://www.iho.int" TargetMode="External"/><Relationship Id="rId58" Type="http://schemas.openxmlformats.org/officeDocument/2006/relationships/header" Target="header8.xml"/><Relationship Id="rId66" Type="http://schemas.openxmlformats.org/officeDocument/2006/relationships/footer" Target="footer10.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header" Target="header4.xml"/><Relationship Id="rId57" Type="http://schemas.openxmlformats.org/officeDocument/2006/relationships/footer" Target="footer6.xml"/><Relationship Id="rId61" Type="http://schemas.openxmlformats.org/officeDocument/2006/relationships/footer" Target="footer8.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footer" Target="footer4.xml"/><Relationship Id="rId60" Type="http://schemas.openxmlformats.org/officeDocument/2006/relationships/footer" Target="footer7.xml"/><Relationship Id="rId65" Type="http://schemas.openxmlformats.org/officeDocument/2006/relationships/footer" Target="footer9.xml"/><Relationship Id="rId86"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hyperlink" Target="https://registry.iho.int/" TargetMode="External"/><Relationship Id="rId48" Type="http://schemas.openxmlformats.org/officeDocument/2006/relationships/header" Target="header3.xml"/><Relationship Id="rId56" Type="http://schemas.openxmlformats.org/officeDocument/2006/relationships/footer" Target="footer5.xml"/><Relationship Id="rId64" Type="http://schemas.openxmlformats.org/officeDocument/2006/relationships/header" Target="header1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3.xml"/><Relationship Id="rId85" Type="http://schemas.microsoft.com/office/2018/08/relationships/commentsExtensible" Target="commentsExtensi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info@iho.in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eader" Target="header9.xml"/><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yperlink" Target="http://www.epsg-registry.org" TargetMode="External"/><Relationship Id="rId54" Type="http://schemas.openxmlformats.org/officeDocument/2006/relationships/header" Target="header6.xml"/><Relationship Id="rId62" Type="http://schemas.openxmlformats.org/officeDocument/2006/relationships/hyperlink" Target="http://www.iho.i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3.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5.xml><?xml version="1.0" encoding="utf-8"?>
<ds:datastoreItem xmlns:ds="http://schemas.openxmlformats.org/officeDocument/2006/customXml" ds:itemID="{338EAE4F-F318-4588-B5D8-499B68CEE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714</TotalTime>
  <Pages>94</Pages>
  <Words>28111</Words>
  <Characters>154615</Characters>
  <Application>Microsoft Office Word</Application>
  <DocSecurity>0</DocSecurity>
  <Lines>1288</Lines>
  <Paragraphs>364</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182362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Teh Stand</cp:lastModifiedBy>
  <cp:revision>20</cp:revision>
  <cp:lastPrinted>2022-12-09T14:08:00Z</cp:lastPrinted>
  <dcterms:created xsi:type="dcterms:W3CDTF">2022-12-09T14:06:00Z</dcterms:created>
  <dcterms:modified xsi:type="dcterms:W3CDTF">2023-08-16T10:58:00Z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